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B337" w14:textId="77777777" w:rsidR="00023819" w:rsidRPr="00023819" w:rsidRDefault="00023819" w:rsidP="00023819">
      <w:pPr>
        <w:rPr>
          <w:rFonts w:ascii="Segoe UI Emoji" w:hAnsi="Segoe UI Emoji" w:cs="Segoe UI Emoji"/>
          <w:b/>
          <w:bCs/>
        </w:rPr>
      </w:pPr>
      <w:r w:rsidRPr="00023819">
        <w:rPr>
          <w:rFonts w:ascii="Segoe UI Emoji" w:hAnsi="Segoe UI Emoji" w:cs="Segoe UI Emoji"/>
          <w:b/>
          <w:bCs/>
        </w:rPr>
        <w:t xml:space="preserve">🟢 UCI-S1 · Obstrucción de Caja — Listo para beta (y candidato a </w:t>
      </w:r>
      <w:proofErr w:type="spellStart"/>
      <w:r w:rsidRPr="00023819">
        <w:rPr>
          <w:rFonts w:ascii="Segoe UI Emoji" w:hAnsi="Segoe UI Emoji" w:cs="Segoe UI Emoji"/>
          <w:b/>
          <w:bCs/>
        </w:rPr>
        <w:t>success</w:t>
      </w:r>
      <w:proofErr w:type="spellEnd"/>
      <w:r w:rsidRPr="00023819">
        <w:rPr>
          <w:rFonts w:ascii="Segoe UI Emoji" w:hAnsi="Segoe UI Emoji" w:cs="Segoe UI Emoji"/>
          <w:b/>
          <w:bCs/>
        </w:rPr>
        <w:t xml:space="preserve"> fee)</w:t>
      </w:r>
    </w:p>
    <w:p w14:paraId="67B02137" w14:textId="77777777" w:rsidR="00023819" w:rsidRPr="00023819" w:rsidRDefault="00023819" w:rsidP="00023819">
      <w:pPr>
        <w:rPr>
          <w:rFonts w:ascii="Segoe UI Emoji" w:hAnsi="Segoe UI Emoji" w:cs="Segoe UI Emoji"/>
          <w:b/>
          <w:bCs/>
        </w:rPr>
      </w:pPr>
      <w:r w:rsidRPr="00023819">
        <w:rPr>
          <w:rFonts w:ascii="Segoe UI Emoji" w:hAnsi="Segoe UI Emoji" w:cs="Segoe UI Emoji"/>
          <w:b/>
          <w:bCs/>
        </w:rPr>
        <w:t xml:space="preserve">Perfil simulado: </w:t>
      </w:r>
      <w:r w:rsidRPr="00023819">
        <w:rPr>
          <w:rFonts w:ascii="Segoe UI Emoji" w:hAnsi="Segoe UI Emoji" w:cs="Segoe UI Emoji"/>
          <w:b/>
          <w:bCs/>
          <w:i/>
          <w:iCs/>
        </w:rPr>
        <w:t>Ramón, carpintería "Maderas Ramón" (Zaragoza), 4 empleados. Tiene 6.000€ en cuenta y gastos fijos de 9.000€/mes. Plan PIE.</w:t>
      </w:r>
    </w:p>
    <w:p w14:paraId="6AF72BD2" w14:textId="77777777" w:rsidR="00023819" w:rsidRPr="00023819" w:rsidRDefault="00023819" w:rsidP="00023819">
      <w:pPr>
        <w:rPr>
          <w:rFonts w:ascii="Segoe UI Emoji" w:hAnsi="Segoe UI Emoji" w:cs="Segoe UI Emoji"/>
          <w:b/>
          <w:bCs/>
        </w:rPr>
      </w:pPr>
      <w:r w:rsidRPr="00023819">
        <w:rPr>
          <w:rFonts w:ascii="Segoe UI Emoji" w:hAnsi="Segoe UI Emoji" w:cs="Segoe UI Emoji"/>
          <w:b/>
          <w:bCs/>
        </w:rPr>
        <w:t xml:space="preserve">Clasificación de recuperación: Cubo (i) — € directo. "Recuperado" = € liberados (caja real). El único cubo donde el KPI se mueve con euros de verdad → candidato a </w:t>
      </w:r>
      <w:proofErr w:type="spellStart"/>
      <w:r w:rsidRPr="00023819">
        <w:rPr>
          <w:rFonts w:ascii="Segoe UI Emoji" w:hAnsi="Segoe UI Emoji" w:cs="Segoe UI Emoji"/>
          <w:b/>
          <w:bCs/>
        </w:rPr>
        <w:t>success</w:t>
      </w:r>
      <w:proofErr w:type="spellEnd"/>
      <w:r w:rsidRPr="00023819">
        <w:rPr>
          <w:rFonts w:ascii="Segoe UI Emoji" w:hAnsi="Segoe UI Emoji" w:cs="Segoe UI Emoji"/>
          <w:b/>
          <w:bCs/>
        </w:rPr>
        <w:t xml:space="preserve"> fee.</w:t>
      </w:r>
    </w:p>
    <w:p w14:paraId="27590642" w14:textId="77777777" w:rsidR="00023819" w:rsidRPr="00023819" w:rsidRDefault="00023819" w:rsidP="00023819">
      <w:pPr>
        <w:rPr>
          <w:rFonts w:ascii="Segoe UI Emoji" w:hAnsi="Segoe UI Emoji" w:cs="Segoe UI Emoji"/>
          <w:b/>
          <w:bCs/>
        </w:rPr>
      </w:pPr>
      <w:r w:rsidRPr="00023819">
        <w:rPr>
          <w:rFonts w:ascii="Segoe UI Emoji" w:hAnsi="Segoe UI Emoji" w:cs="Segoe UI Emoji"/>
          <w:b/>
          <w:bCs/>
        </w:rPr>
        <w:t>Recorrido C0 → C6</w:t>
      </w:r>
    </w:p>
    <w:p w14:paraId="1D51EC45" w14:textId="77777777" w:rsidR="00023819" w:rsidRPr="00023819" w:rsidRDefault="00023819" w:rsidP="0002381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023819">
        <w:rPr>
          <w:rFonts w:ascii="Segoe UI Emoji" w:hAnsi="Segoe UI Emoji" w:cs="Segoe UI Emoji"/>
          <w:b/>
          <w:bCs/>
        </w:rPr>
        <w:t>C0 — Ramón mete 6.000€ / 9.000€ → (6000/</w:t>
      </w:r>
      <w:proofErr w:type="gramStart"/>
      <w:r w:rsidRPr="00023819">
        <w:rPr>
          <w:rFonts w:ascii="Segoe UI Emoji" w:hAnsi="Segoe UI Emoji" w:cs="Segoe UI Emoji"/>
          <w:b/>
          <w:bCs/>
        </w:rPr>
        <w:t>9000)*</w:t>
      </w:r>
      <w:proofErr w:type="gramEnd"/>
      <w:r w:rsidRPr="00023819">
        <w:rPr>
          <w:rFonts w:ascii="Segoe UI Emoji" w:hAnsi="Segoe UI Emoji" w:cs="Segoe UI Emoji"/>
          <w:b/>
          <w:bCs/>
        </w:rPr>
        <w:t>30 = 20 días de caja. Objetivo &gt;30 → naranja (por debajo). Carátula nueva en acción: el panel ya no dice "OKR tracking", dice "Días de caja — medido en días". ✅</w:t>
      </w:r>
    </w:p>
    <w:p w14:paraId="6AE1C1D2" w14:textId="77777777" w:rsidR="00023819" w:rsidRPr="00023819" w:rsidRDefault="00023819" w:rsidP="0002381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023819">
        <w:rPr>
          <w:rFonts w:ascii="Segoe UI Emoji" w:hAnsi="Segoe UI Emoji" w:cs="Segoe UI Emoji"/>
          <w:b/>
          <w:bCs/>
        </w:rPr>
        <w:t>C1 — 6 casillas en 1ª persona, todas de liquidez (stock parado, clientes que tardan en pagar, desfase cobro-pago, anticipos, trabajos sin facturar). Ramón marca 3. Coherente, sin contaminación. ✅</w:t>
      </w:r>
    </w:p>
    <w:p w14:paraId="71D57C50" w14:textId="77777777" w:rsidR="00023819" w:rsidRPr="00023819" w:rsidRDefault="00023819" w:rsidP="0002381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023819">
        <w:rPr>
          <w:rFonts w:ascii="Segoe UI Emoji" w:hAnsi="Segoe UI Emoji" w:cs="Segoe UI Emoji"/>
          <w:b/>
          <w:bCs/>
        </w:rPr>
        <w:t xml:space="preserve">C2 — </w:t>
      </w:r>
      <w:r w:rsidRPr="00023819">
        <w:rPr>
          <w:rFonts w:ascii="Segoe UI Emoji" w:hAnsi="Segoe UI Emoji" w:cs="Segoe UI Emoji"/>
          <w:b/>
          <w:bCs/>
          <w:i/>
          <w:iCs/>
        </w:rPr>
        <w:t>Impacto vs Esfuerzo</w:t>
      </w:r>
      <w:r w:rsidRPr="00023819">
        <w:rPr>
          <w:rFonts w:ascii="Segoe UI Emoji" w:hAnsi="Segoe UI Emoji" w:cs="Segoe UI Emoji"/>
          <w:b/>
          <w:bCs/>
        </w:rPr>
        <w:t xml:space="preserve"> (matriz). Prioriza sus opciones (reducir morosidad, corregir el desfase, activar la facturación paralizada) por impacto económico. C1→C2 intacto. ✅</w:t>
      </w:r>
    </w:p>
    <w:p w14:paraId="260EFFFA" w14:textId="77777777" w:rsidR="00023819" w:rsidRPr="00023819" w:rsidRDefault="00023819" w:rsidP="0002381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023819">
        <w:rPr>
          <w:rFonts w:ascii="Segoe UI Emoji" w:hAnsi="Segoe UI Emoji" w:cs="Segoe UI Emoji"/>
          <w:b/>
          <w:bCs/>
        </w:rPr>
        <w:t xml:space="preserve">C3 — </w:t>
      </w:r>
      <w:r w:rsidRPr="00023819">
        <w:rPr>
          <w:rFonts w:ascii="Segoe UI Emoji" w:hAnsi="Segoe UI Emoji" w:cs="Segoe UI Emoji"/>
          <w:b/>
          <w:bCs/>
          <w:i/>
          <w:iCs/>
        </w:rPr>
        <w:t>VSM (mapa de flujo de cobro)</w:t>
      </w:r>
      <w:r w:rsidRPr="00023819">
        <w:rPr>
          <w:rFonts w:ascii="Segoe UI Emoji" w:hAnsi="Segoe UI Emoji" w:cs="Segoe UI Emoji"/>
          <w:b/>
          <w:bCs/>
        </w:rPr>
        <w:t>, sembrado desde C2. Ramón ve dónde se atasca el dinero de la venta al cobro. ✅</w:t>
      </w:r>
    </w:p>
    <w:p w14:paraId="287ED77D" w14:textId="77777777" w:rsidR="00023819" w:rsidRPr="00023819" w:rsidRDefault="00023819" w:rsidP="0002381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023819">
        <w:rPr>
          <w:rFonts w:ascii="Segoe UI Emoji" w:hAnsi="Segoe UI Emoji" w:cs="Segoe UI Emoji"/>
          <w:b/>
          <w:bCs/>
        </w:rPr>
        <w:t xml:space="preserve">C4 — </w:t>
      </w:r>
      <w:r w:rsidRPr="00023819">
        <w:rPr>
          <w:rFonts w:ascii="Segoe UI Emoji" w:hAnsi="Segoe UI Emoji" w:cs="Segoe UI Emoji"/>
          <w:b/>
          <w:bCs/>
          <w:i/>
          <w:iCs/>
        </w:rPr>
        <w:t>Kaizen de liquidez</w:t>
      </w:r>
      <w:r w:rsidRPr="00023819">
        <w:rPr>
          <w:rFonts w:ascii="Segoe UI Emoji" w:hAnsi="Segoe UI Emoji" w:cs="Segoe UI Emoji"/>
          <w:b/>
          <w:bCs/>
        </w:rPr>
        <w:t xml:space="preserve">. Aquí se ve la ruta del €: el </w:t>
      </w:r>
      <w:proofErr w:type="spellStart"/>
      <w:r w:rsidRPr="00023819">
        <w:rPr>
          <w:rFonts w:ascii="Segoe UI Emoji" w:hAnsi="Segoe UI Emoji" w:cs="Segoe UI Emoji"/>
          <w:b/>
          <w:bCs/>
        </w:rPr>
        <w:t>Cobrómetro</w:t>
      </w:r>
      <w:proofErr w:type="spellEnd"/>
      <w:r w:rsidRPr="00023819">
        <w:rPr>
          <w:rFonts w:ascii="Segoe UI Emoji" w:hAnsi="Segoe UI Emoji" w:cs="Segoe UI Emoji"/>
          <w:b/>
          <w:bCs/>
        </w:rPr>
        <w:t xml:space="preserve"> pide "€ recuperable" (modo financiero, en euros). Ramón: facturar 2 trabajos terminados (4.000€) + cobrar una factura atascada (3.000€) → estima 7.000€ liberables. ✅</w:t>
      </w:r>
    </w:p>
    <w:p w14:paraId="251D9CB2" w14:textId="77777777" w:rsidR="00023819" w:rsidRPr="00023819" w:rsidRDefault="00023819" w:rsidP="0002381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023819">
        <w:rPr>
          <w:rFonts w:ascii="Segoe UI Emoji" w:hAnsi="Segoe UI Emoji" w:cs="Segoe UI Emoji"/>
          <w:b/>
          <w:bCs/>
        </w:rPr>
        <w:t xml:space="preserve">C5 — </w:t>
      </w:r>
      <w:proofErr w:type="spellStart"/>
      <w:r w:rsidRPr="00023819">
        <w:rPr>
          <w:rFonts w:ascii="Segoe UI Emoji" w:hAnsi="Segoe UI Emoji" w:cs="Segoe UI Emoji"/>
          <w:b/>
          <w:bCs/>
          <w:i/>
          <w:iCs/>
        </w:rPr>
        <w:t>Checklist</w:t>
      </w:r>
      <w:proofErr w:type="spellEnd"/>
      <w:r w:rsidRPr="00023819">
        <w:rPr>
          <w:rFonts w:ascii="Segoe UI Emoji" w:hAnsi="Segoe UI Emoji" w:cs="Segoe UI Emoji"/>
          <w:b/>
          <w:bCs/>
          <w:i/>
          <w:iCs/>
        </w:rPr>
        <w:t xml:space="preserve"> de cobros</w:t>
      </w:r>
      <w:r w:rsidRPr="00023819">
        <w:rPr>
          <w:rFonts w:ascii="Segoe UI Emoji" w:hAnsi="Segoe UI Emoji" w:cs="Segoe UI Emoji"/>
          <w:b/>
          <w:bCs/>
        </w:rPr>
        <w:t xml:space="preserve">. Confirma lo realmente cobrado: 5.000€ liberados de los 7.000 estimados. </w:t>
      </w:r>
      <w:proofErr w:type="gramStart"/>
      <w:r w:rsidRPr="00023819">
        <w:rPr>
          <w:rFonts w:ascii="Segoe UI Emoji" w:hAnsi="Segoe UI Emoji" w:cs="Segoe UI Emoji"/>
          <w:b/>
          <w:bCs/>
        </w:rPr>
        <w:t>Total</w:t>
      </w:r>
      <w:proofErr w:type="gramEnd"/>
      <w:r w:rsidRPr="00023819">
        <w:rPr>
          <w:rFonts w:ascii="Segoe UI Emoji" w:hAnsi="Segoe UI Emoji" w:cs="Segoe UI Emoji"/>
          <w:b/>
          <w:bCs/>
        </w:rPr>
        <w:t xml:space="preserve"> certificado "5.000€". ✅</w:t>
      </w:r>
    </w:p>
    <w:p w14:paraId="7C111AAC" w14:textId="77777777" w:rsidR="00023819" w:rsidRPr="00023819" w:rsidRDefault="00023819" w:rsidP="00023819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023819">
        <w:rPr>
          <w:rFonts w:ascii="Segoe UI Emoji" w:hAnsi="Segoe UI Emoji" w:cs="Segoe UI Emoji"/>
          <w:b/>
          <w:bCs/>
        </w:rPr>
        <w:t>C6 — modo financiero: los 5.000€ entran en caja → (11.000/9.</w:t>
      </w:r>
      <w:proofErr w:type="gramStart"/>
      <w:r w:rsidRPr="00023819">
        <w:rPr>
          <w:rFonts w:ascii="Segoe UI Emoji" w:hAnsi="Segoe UI Emoji" w:cs="Segoe UI Emoji"/>
          <w:b/>
          <w:bCs/>
        </w:rPr>
        <w:t>000)*</w:t>
      </w:r>
      <w:proofErr w:type="gramEnd"/>
      <w:r w:rsidRPr="00023819">
        <w:rPr>
          <w:rFonts w:ascii="Segoe UI Emoji" w:hAnsi="Segoe UI Emoji" w:cs="Segoe UI Emoji"/>
          <w:b/>
          <w:bCs/>
        </w:rPr>
        <w:t xml:space="preserve">30 = 37 días. Inicio 20 días → Actual 37 días → Objetivo &gt;30. ✅ ¡Supera el objetivo! Badge "+17 días". La </w:t>
      </w:r>
      <w:proofErr w:type="spellStart"/>
      <w:r w:rsidRPr="00023819">
        <w:rPr>
          <w:rFonts w:ascii="Segoe UI Emoji" w:hAnsi="Segoe UI Emoji" w:cs="Segoe UI Emoji"/>
          <w:b/>
          <w:bCs/>
        </w:rPr>
        <w:t>justi</w:t>
      </w:r>
      <w:proofErr w:type="spellEnd"/>
      <w:r w:rsidRPr="00023819">
        <w:rPr>
          <w:rFonts w:ascii="Segoe UI Emoji" w:hAnsi="Segoe UI Emoji" w:cs="Segoe UI Emoji"/>
          <w:b/>
          <w:bCs/>
        </w:rPr>
        <w:t xml:space="preserve"> dice justo eso: </w:t>
      </w:r>
      <w:r w:rsidRPr="00023819">
        <w:rPr>
          <w:rFonts w:ascii="Segoe UI Emoji" w:hAnsi="Segoe UI Emoji" w:cs="Segoe UI Emoji"/>
          <w:b/>
          <w:bCs/>
          <w:i/>
          <w:iCs/>
        </w:rPr>
        <w:t>"compara los días de caja actuales con los del inicio; cada tarea debe traducirse en más liquidez"</w:t>
      </w:r>
      <w:r w:rsidRPr="00023819">
        <w:rPr>
          <w:rFonts w:ascii="Segoe UI Emoji" w:hAnsi="Segoe UI Emoji" w:cs="Segoe UI Emoji"/>
          <w:b/>
          <w:bCs/>
        </w:rPr>
        <w:t>. Sin input manual, c6=false.</w:t>
      </w:r>
    </w:p>
    <w:p w14:paraId="373939A9" w14:textId="77777777" w:rsidR="00023819" w:rsidRPr="00023819" w:rsidRDefault="00023819" w:rsidP="00023819">
      <w:pPr>
        <w:rPr>
          <w:rFonts w:ascii="Segoe UI Emoji" w:hAnsi="Segoe UI Emoji" w:cs="Segoe UI Emoji"/>
          <w:b/>
          <w:bCs/>
        </w:rPr>
      </w:pPr>
      <w:r w:rsidRPr="00023819">
        <w:rPr>
          <w:rFonts w:ascii="Segoe UI Emoji" w:hAnsi="Segoe UI Emoji" w:cs="Segoe UI Emoji"/>
          <w:b/>
          <w:bCs/>
        </w:rPr>
        <w:t>Invariantes y ley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6"/>
        <w:gridCol w:w="3778"/>
      </w:tblGrid>
      <w:tr w:rsidR="00023819" w:rsidRPr="00023819" w14:paraId="4284E9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5E7EE" w14:textId="77777777" w:rsidR="00023819" w:rsidRPr="00023819" w:rsidRDefault="00023819" w:rsidP="00023819">
            <w:pPr>
              <w:rPr>
                <w:rFonts w:ascii="Segoe UI Emoji" w:hAnsi="Segoe UI Emoji" w:cs="Segoe UI Emoji"/>
                <w:b/>
                <w:bCs/>
              </w:rPr>
            </w:pPr>
            <w:r w:rsidRPr="00023819">
              <w:rPr>
                <w:rFonts w:ascii="Segoe UI Emoji" w:hAnsi="Segoe UI Emoji" w:cs="Segoe UI Emoji"/>
                <w:b/>
                <w:bCs/>
              </w:rPr>
              <w:lastRenderedPageBreak/>
              <w:t>Check</w:t>
            </w:r>
          </w:p>
        </w:tc>
        <w:tc>
          <w:tcPr>
            <w:tcW w:w="0" w:type="auto"/>
            <w:vAlign w:val="center"/>
            <w:hideMark/>
          </w:tcPr>
          <w:p w14:paraId="457F5FA4" w14:textId="77777777" w:rsidR="00023819" w:rsidRPr="00023819" w:rsidRDefault="00023819" w:rsidP="00023819">
            <w:pPr>
              <w:rPr>
                <w:rFonts w:ascii="Segoe UI Emoji" w:hAnsi="Segoe UI Emoji" w:cs="Segoe UI Emoji"/>
                <w:b/>
                <w:bCs/>
              </w:rPr>
            </w:pPr>
            <w:r w:rsidRPr="00023819">
              <w:rPr>
                <w:rFonts w:ascii="Segoe UI Emoji" w:hAnsi="Segoe UI Emoji" w:cs="Segoe UI Emoji"/>
                <w:b/>
                <w:bCs/>
              </w:rPr>
              <w:t>Resultado</w:t>
            </w:r>
          </w:p>
        </w:tc>
      </w:tr>
      <w:tr w:rsidR="00023819" w:rsidRPr="00023819" w14:paraId="01F65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55630" w14:textId="77777777" w:rsidR="00023819" w:rsidRPr="00023819" w:rsidRDefault="00023819" w:rsidP="00023819">
            <w:pPr>
              <w:rPr>
                <w:rFonts w:ascii="Segoe UI Emoji" w:hAnsi="Segoe UI Emoji" w:cs="Segoe UI Emoji"/>
                <w:b/>
                <w:bCs/>
                <w:lang w:val="en-GB"/>
              </w:rPr>
            </w:pPr>
            <w:r w:rsidRPr="00023819">
              <w:rPr>
                <w:rFonts w:ascii="Segoe UI Emoji" w:hAnsi="Segoe UI Emoji" w:cs="Segoe UI Emoji"/>
                <w:b/>
                <w:bCs/>
                <w:lang w:val="en-GB"/>
              </w:rPr>
              <w:t xml:space="preserve">I-1 · I-2 · I-3 · Ley KPI · </w:t>
            </w:r>
            <w:proofErr w:type="spellStart"/>
            <w:r w:rsidRPr="00023819">
              <w:rPr>
                <w:rFonts w:ascii="Segoe UI Emoji" w:hAnsi="Segoe UI Emoji" w:cs="Segoe UI Emoji"/>
                <w:b/>
                <w:bCs/>
                <w:lang w:val="en-GB"/>
              </w:rPr>
              <w:t>Consonancia</w:t>
            </w:r>
            <w:proofErr w:type="spellEnd"/>
            <w:r w:rsidRPr="00023819">
              <w:rPr>
                <w:rFonts w:ascii="Segoe UI Emoji" w:hAnsi="Segoe UI Emoji" w:cs="Segoe UI Emoji"/>
                <w:b/>
                <w:bCs/>
                <w:lang w:val="en-GB"/>
              </w:rPr>
              <w:t xml:space="preserve"> C1-C2</w:t>
            </w:r>
          </w:p>
        </w:tc>
        <w:tc>
          <w:tcPr>
            <w:tcW w:w="0" w:type="auto"/>
            <w:vAlign w:val="center"/>
            <w:hideMark/>
          </w:tcPr>
          <w:p w14:paraId="67C815B9" w14:textId="77777777" w:rsidR="00023819" w:rsidRPr="00023819" w:rsidRDefault="00023819" w:rsidP="00023819">
            <w:pPr>
              <w:rPr>
                <w:rFonts w:ascii="Segoe UI Emoji" w:hAnsi="Segoe UI Emoji" w:cs="Segoe UI Emoji"/>
                <w:b/>
                <w:bCs/>
              </w:rPr>
            </w:pPr>
            <w:r w:rsidRPr="00023819">
              <w:rPr>
                <w:rFonts w:ascii="Segoe UI Emoji" w:hAnsi="Segoe UI Emoji" w:cs="Segoe UI Emoji"/>
                <w:b/>
                <w:bCs/>
              </w:rPr>
              <w:t>✅ PASA</w:t>
            </w:r>
          </w:p>
        </w:tc>
      </w:tr>
      <w:tr w:rsidR="00023819" w:rsidRPr="00023819" w14:paraId="45538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BF9B4" w14:textId="77777777" w:rsidR="00023819" w:rsidRPr="00023819" w:rsidRDefault="00023819" w:rsidP="00023819">
            <w:pPr>
              <w:rPr>
                <w:rFonts w:ascii="Segoe UI Emoji" w:hAnsi="Segoe UI Emoji" w:cs="Segoe UI Emoji"/>
                <w:b/>
                <w:bCs/>
              </w:rPr>
            </w:pPr>
            <w:r w:rsidRPr="00023819">
              <w:rPr>
                <w:rFonts w:ascii="Segoe UI Emoji" w:hAnsi="Segoe UI Emoji" w:cs="Segoe UI Emoji"/>
                <w:b/>
                <w:bCs/>
              </w:rPr>
              <w:t xml:space="preserve">Recálculo por </w:t>
            </w:r>
            <w:proofErr w:type="spellStart"/>
            <w:r w:rsidRPr="00023819">
              <w:rPr>
                <w:rFonts w:ascii="Segoe UI Emoji" w:hAnsi="Segoe UI Emoji" w:cs="Segoe UI Emoji"/>
                <w:b/>
                <w:bCs/>
              </w:rPr>
              <w:t>kpi_recovery_mode</w:t>
            </w:r>
            <w:proofErr w:type="spellEnd"/>
            <w:r w:rsidRPr="00023819">
              <w:rPr>
                <w:rFonts w:ascii="Segoe UI Emoji" w:hAnsi="Segoe UI Emoji" w:cs="Segoe UI Emoji"/>
                <w:b/>
                <w:bCs/>
              </w:rPr>
              <w:t xml:space="preserve"> (financiero)</w:t>
            </w:r>
          </w:p>
        </w:tc>
        <w:tc>
          <w:tcPr>
            <w:tcW w:w="0" w:type="auto"/>
            <w:vAlign w:val="center"/>
            <w:hideMark/>
          </w:tcPr>
          <w:p w14:paraId="34D75E90" w14:textId="77777777" w:rsidR="00023819" w:rsidRPr="00023819" w:rsidRDefault="00023819" w:rsidP="00023819">
            <w:pPr>
              <w:rPr>
                <w:rFonts w:ascii="Segoe UI Emoji" w:hAnsi="Segoe UI Emoji" w:cs="Segoe UI Emoji"/>
                <w:b/>
                <w:bCs/>
              </w:rPr>
            </w:pPr>
            <w:r w:rsidRPr="00023819">
              <w:rPr>
                <w:rFonts w:ascii="Segoe UI Emoji" w:hAnsi="Segoe UI Emoji" w:cs="Segoe UI Emoji"/>
                <w:b/>
                <w:bCs/>
              </w:rPr>
              <w:t>✅ PASA — 5.000€ → 20→37 días</w:t>
            </w:r>
          </w:p>
        </w:tc>
      </w:tr>
      <w:tr w:rsidR="00023819" w:rsidRPr="00023819" w14:paraId="3AC4E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E8DEA" w14:textId="77777777" w:rsidR="00023819" w:rsidRPr="00023819" w:rsidRDefault="00023819" w:rsidP="00023819">
            <w:pPr>
              <w:rPr>
                <w:rFonts w:ascii="Segoe UI Emoji" w:hAnsi="Segoe UI Emoji" w:cs="Segoe UI Emoji"/>
                <w:b/>
                <w:bCs/>
              </w:rPr>
            </w:pPr>
            <w:r w:rsidRPr="00023819">
              <w:rPr>
                <w:rFonts w:ascii="Segoe UI Emoji" w:hAnsi="Segoe UI Emoji" w:cs="Segoe UI Emoji"/>
                <w:b/>
                <w:bCs/>
              </w:rPr>
              <w:t>Carátula C6 propia (N3)</w:t>
            </w:r>
          </w:p>
        </w:tc>
        <w:tc>
          <w:tcPr>
            <w:tcW w:w="0" w:type="auto"/>
            <w:vAlign w:val="center"/>
            <w:hideMark/>
          </w:tcPr>
          <w:p w14:paraId="70B7159C" w14:textId="77777777" w:rsidR="00023819" w:rsidRPr="00023819" w:rsidRDefault="00023819" w:rsidP="00023819">
            <w:pPr>
              <w:rPr>
                <w:rFonts w:ascii="Segoe UI Emoji" w:hAnsi="Segoe UI Emoji" w:cs="Segoe UI Emoji"/>
                <w:b/>
                <w:bCs/>
              </w:rPr>
            </w:pPr>
            <w:r w:rsidRPr="00023819">
              <w:rPr>
                <w:rFonts w:ascii="Segoe UI Emoji" w:hAnsi="Segoe UI Emoji" w:cs="Segoe UI Emoji"/>
                <w:b/>
                <w:bCs/>
              </w:rPr>
              <w:t>✅ "Días de caja — medido en días"</w:t>
            </w:r>
          </w:p>
        </w:tc>
      </w:tr>
    </w:tbl>
    <w:p w14:paraId="2EBB5007" w14:textId="77777777" w:rsidR="00023819" w:rsidRPr="00023819" w:rsidRDefault="00023819" w:rsidP="00023819">
      <w:pPr>
        <w:rPr>
          <w:rFonts w:ascii="Segoe UI Emoji" w:hAnsi="Segoe UI Emoji" w:cs="Segoe UI Emoji"/>
          <w:b/>
          <w:bCs/>
        </w:rPr>
      </w:pPr>
      <w:r w:rsidRPr="00023819">
        <w:rPr>
          <w:rFonts w:ascii="Segoe UI Emoji" w:hAnsi="Segoe UI Emoji" w:cs="Segoe UI Emoji"/>
          <w:b/>
          <w:bCs/>
        </w:rPr>
        <w:t>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"/>
        <w:gridCol w:w="595"/>
        <w:gridCol w:w="527"/>
        <w:gridCol w:w="1101"/>
        <w:gridCol w:w="4901"/>
        <w:gridCol w:w="995"/>
      </w:tblGrid>
      <w:tr w:rsidR="00023819" w:rsidRPr="00023819" w14:paraId="040B55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9F050" w14:textId="77777777" w:rsidR="00023819" w:rsidRPr="00023819" w:rsidRDefault="00023819" w:rsidP="00023819">
            <w:pPr>
              <w:rPr>
                <w:rFonts w:ascii="Segoe UI Emoji" w:hAnsi="Segoe UI Emoji" w:cs="Segoe UI Emoji"/>
                <w:b/>
                <w:bCs/>
              </w:rPr>
            </w:pPr>
            <w:r w:rsidRPr="00023819">
              <w:rPr>
                <w:rFonts w:ascii="Segoe UI Emoji" w:hAnsi="Segoe UI Emoji" w:cs="Segoe UI Emoj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98509C0" w14:textId="77777777" w:rsidR="00023819" w:rsidRPr="00023819" w:rsidRDefault="00023819" w:rsidP="00023819">
            <w:pPr>
              <w:rPr>
                <w:rFonts w:ascii="Segoe UI Emoji" w:hAnsi="Segoe UI Emoji" w:cs="Segoe UI Emoji"/>
                <w:b/>
                <w:bCs/>
              </w:rPr>
            </w:pPr>
            <w:r w:rsidRPr="00023819">
              <w:rPr>
                <w:rFonts w:ascii="Segoe UI Emoji" w:hAnsi="Segoe UI Emoji" w:cs="Segoe UI Emoji"/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6FD3D8AC" w14:textId="77777777" w:rsidR="00023819" w:rsidRPr="00023819" w:rsidRDefault="00023819" w:rsidP="00023819">
            <w:pPr>
              <w:rPr>
                <w:rFonts w:ascii="Segoe UI Emoji" w:hAnsi="Segoe UI Emoji" w:cs="Segoe UI Emoji"/>
                <w:b/>
                <w:bCs/>
              </w:rPr>
            </w:pPr>
            <w:r w:rsidRPr="00023819">
              <w:rPr>
                <w:rFonts w:ascii="Segoe UI Emoji" w:hAnsi="Segoe UI Emoji" w:cs="Segoe UI Emoji"/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D2C3B17" w14:textId="77777777" w:rsidR="00023819" w:rsidRPr="00023819" w:rsidRDefault="00023819" w:rsidP="00023819">
            <w:pPr>
              <w:rPr>
                <w:rFonts w:ascii="Segoe UI Emoji" w:hAnsi="Segoe UI Emoji" w:cs="Segoe UI Emoji"/>
                <w:b/>
                <w:bCs/>
              </w:rPr>
            </w:pPr>
            <w:r w:rsidRPr="00023819">
              <w:rPr>
                <w:rFonts w:ascii="Segoe UI Emoji" w:hAnsi="Segoe UI Emoji" w:cs="Segoe UI Emoji"/>
                <w:b/>
                <w:bCs/>
              </w:rPr>
              <w:t>Severidad</w:t>
            </w:r>
          </w:p>
        </w:tc>
        <w:tc>
          <w:tcPr>
            <w:tcW w:w="0" w:type="auto"/>
            <w:vAlign w:val="center"/>
            <w:hideMark/>
          </w:tcPr>
          <w:p w14:paraId="14E3BDE5" w14:textId="77777777" w:rsidR="00023819" w:rsidRPr="00023819" w:rsidRDefault="00023819" w:rsidP="00023819">
            <w:pPr>
              <w:rPr>
                <w:rFonts w:ascii="Segoe UI Emoji" w:hAnsi="Segoe UI Emoji" w:cs="Segoe UI Emoji"/>
                <w:b/>
                <w:bCs/>
              </w:rPr>
            </w:pPr>
            <w:r w:rsidRPr="00023819">
              <w:rPr>
                <w:rFonts w:ascii="Segoe UI Emoji" w:hAnsi="Segoe UI Emoji" w:cs="Segoe UI Emoji"/>
                <w:b/>
                <w:bCs/>
              </w:rPr>
              <w:t>Qué pasa</w:t>
            </w:r>
          </w:p>
        </w:tc>
        <w:tc>
          <w:tcPr>
            <w:tcW w:w="0" w:type="auto"/>
            <w:vAlign w:val="center"/>
            <w:hideMark/>
          </w:tcPr>
          <w:p w14:paraId="7FF8BA2D" w14:textId="77777777" w:rsidR="00023819" w:rsidRPr="00023819" w:rsidRDefault="00023819" w:rsidP="00023819">
            <w:pPr>
              <w:rPr>
                <w:rFonts w:ascii="Segoe UI Emoji" w:hAnsi="Segoe UI Emoji" w:cs="Segoe UI Emoji"/>
                <w:b/>
                <w:bCs/>
              </w:rPr>
            </w:pPr>
            <w:r w:rsidRPr="00023819">
              <w:rPr>
                <w:rFonts w:ascii="Segoe UI Emoji" w:hAnsi="Segoe UI Emoji" w:cs="Segoe UI Emoji"/>
                <w:b/>
                <w:bCs/>
              </w:rPr>
              <w:t>Fix</w:t>
            </w:r>
          </w:p>
        </w:tc>
      </w:tr>
      <w:tr w:rsidR="00023819" w:rsidRPr="00023819" w14:paraId="22ACA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03AF4" w14:textId="77777777" w:rsidR="00023819" w:rsidRPr="00023819" w:rsidRDefault="00023819" w:rsidP="00023819">
            <w:pPr>
              <w:rPr>
                <w:rFonts w:ascii="Segoe UI Emoji" w:hAnsi="Segoe UI Emoji" w:cs="Segoe UI Emoji"/>
                <w:b/>
                <w:bCs/>
              </w:rPr>
            </w:pPr>
            <w:r w:rsidRPr="00023819">
              <w:rPr>
                <w:rFonts w:ascii="Segoe UI Emoji" w:hAnsi="Segoe UI Emoji" w:cs="Segoe UI Emoji"/>
                <w:b/>
                <w:bCs/>
              </w:rPr>
              <w:t>N2</w:t>
            </w:r>
          </w:p>
        </w:tc>
        <w:tc>
          <w:tcPr>
            <w:tcW w:w="0" w:type="auto"/>
            <w:vAlign w:val="center"/>
            <w:hideMark/>
          </w:tcPr>
          <w:p w14:paraId="6C7269AC" w14:textId="77777777" w:rsidR="00023819" w:rsidRPr="00023819" w:rsidRDefault="00023819" w:rsidP="00023819">
            <w:pPr>
              <w:rPr>
                <w:rFonts w:ascii="Segoe UI Emoji" w:hAnsi="Segoe UI Emoji" w:cs="Segoe UI Emoji"/>
                <w:b/>
                <w:bCs/>
              </w:rPr>
            </w:pPr>
            <w:r w:rsidRPr="00023819">
              <w:rPr>
                <w:rFonts w:ascii="Segoe UI Emoji" w:hAnsi="Segoe UI Emoji" w:cs="Segoe UI Emoji"/>
                <w:b/>
                <w:bCs/>
              </w:rPr>
              <w:t>C0</w:t>
            </w:r>
          </w:p>
        </w:tc>
        <w:tc>
          <w:tcPr>
            <w:tcW w:w="0" w:type="auto"/>
            <w:vAlign w:val="center"/>
            <w:hideMark/>
          </w:tcPr>
          <w:p w14:paraId="7C4CCCD0" w14:textId="77777777" w:rsidR="00023819" w:rsidRPr="00023819" w:rsidRDefault="00023819" w:rsidP="00023819">
            <w:pPr>
              <w:rPr>
                <w:rFonts w:ascii="Segoe UI Emoji" w:hAnsi="Segoe UI Emoji" w:cs="Segoe UI Emoji"/>
                <w:b/>
                <w:bCs/>
              </w:rPr>
            </w:pPr>
            <w:r w:rsidRPr="00023819">
              <w:rPr>
                <w:rFonts w:ascii="Segoe UI Emoji" w:hAnsi="Segoe UI Emoji" w:cs="Segoe UI Emoji"/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95A45F8" w14:textId="77777777" w:rsidR="00023819" w:rsidRPr="00023819" w:rsidRDefault="00023819" w:rsidP="00023819">
            <w:pPr>
              <w:rPr>
                <w:rFonts w:ascii="Segoe UI Emoji" w:hAnsi="Segoe UI Emoji" w:cs="Segoe UI Emoji"/>
                <w:b/>
                <w:bCs/>
              </w:rPr>
            </w:pPr>
            <w:r w:rsidRPr="00023819">
              <w:rPr>
                <w:rFonts w:ascii="Segoe UI Emoji" w:hAnsi="Segoe UI Emoji" w:cs="Segoe UI Emoji"/>
                <w:b/>
                <w:bCs/>
              </w:rPr>
              <w:t xml:space="preserve">🟢 </w:t>
            </w:r>
            <w:proofErr w:type="spellStart"/>
            <w:r w:rsidRPr="00023819">
              <w:rPr>
                <w:rFonts w:ascii="Segoe UI Emoji" w:hAnsi="Segoe UI Emoji" w:cs="Segoe UI Emoji"/>
                <w:b/>
                <w:bCs/>
              </w:rPr>
              <w:t>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AFF0F" w14:textId="77777777" w:rsidR="00023819" w:rsidRPr="00023819" w:rsidRDefault="00023819" w:rsidP="00023819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023819">
              <w:rPr>
                <w:rFonts w:ascii="Segoe UI Emoji" w:hAnsi="Segoe UI Emoji" w:cs="Segoe UI Emoji"/>
                <w:b/>
                <w:bCs/>
              </w:rPr>
              <w:t>threshold</w:t>
            </w:r>
            <w:proofErr w:type="spellEnd"/>
            <w:r w:rsidRPr="00023819">
              <w:rPr>
                <w:rFonts w:ascii="Segoe UI Emoji" w:hAnsi="Segoe UI Emoji" w:cs="Segoe UI Emoji"/>
                <w:b/>
                <w:bCs/>
              </w:rPr>
              <w:t>_* → motor huérfano (global).</w:t>
            </w:r>
          </w:p>
        </w:tc>
        <w:tc>
          <w:tcPr>
            <w:tcW w:w="0" w:type="auto"/>
            <w:vAlign w:val="center"/>
            <w:hideMark/>
          </w:tcPr>
          <w:p w14:paraId="7D578C41" w14:textId="77777777" w:rsidR="00023819" w:rsidRPr="00023819" w:rsidRDefault="00023819" w:rsidP="00023819">
            <w:pPr>
              <w:rPr>
                <w:rFonts w:ascii="Segoe UI Emoji" w:hAnsi="Segoe UI Emoji" w:cs="Segoe UI Emoji"/>
                <w:b/>
                <w:bCs/>
              </w:rPr>
            </w:pPr>
            <w:r w:rsidRPr="00023819">
              <w:rPr>
                <w:rFonts w:ascii="Segoe UI Emoji" w:hAnsi="Segoe UI Emoji" w:cs="Segoe UI Emoji"/>
                <w:b/>
                <w:bCs/>
              </w:rPr>
              <w:t>Sin acción.</w:t>
            </w:r>
          </w:p>
        </w:tc>
      </w:tr>
      <w:tr w:rsidR="00023819" w:rsidRPr="00023819" w14:paraId="2F49F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E122" w14:textId="77777777" w:rsidR="00023819" w:rsidRPr="00023819" w:rsidRDefault="00023819" w:rsidP="00023819">
            <w:pPr>
              <w:rPr>
                <w:rFonts w:ascii="Segoe UI Emoji" w:hAnsi="Segoe UI Emoji" w:cs="Segoe UI Emoji"/>
                <w:b/>
                <w:bCs/>
              </w:rPr>
            </w:pPr>
            <w:r w:rsidRPr="00023819">
              <w:rPr>
                <w:rFonts w:ascii="Segoe UI Emoji" w:hAnsi="Segoe UI Emoji" w:cs="Segoe UI Emoji"/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AE9C6F2" w14:textId="77777777" w:rsidR="00023819" w:rsidRPr="00023819" w:rsidRDefault="00023819" w:rsidP="00023819">
            <w:pPr>
              <w:rPr>
                <w:rFonts w:ascii="Segoe UI Emoji" w:hAnsi="Segoe UI Emoji" w:cs="Segoe UI Emoji"/>
                <w:b/>
                <w:bCs/>
              </w:rPr>
            </w:pPr>
            <w:r w:rsidRPr="00023819">
              <w:rPr>
                <w:rFonts w:ascii="Segoe UI Emoji" w:hAnsi="Segoe UI Emoji" w:cs="Segoe UI Emoji"/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581F37A" w14:textId="77777777" w:rsidR="00023819" w:rsidRPr="00023819" w:rsidRDefault="00023819" w:rsidP="00023819">
            <w:pPr>
              <w:rPr>
                <w:rFonts w:ascii="Segoe UI Emoji" w:hAnsi="Segoe UI Emoji" w:cs="Segoe UI Emoji"/>
                <w:b/>
                <w:bCs/>
              </w:rPr>
            </w:pPr>
            <w:r w:rsidRPr="00023819">
              <w:rPr>
                <w:rFonts w:ascii="Segoe UI Emoji" w:hAnsi="Segoe UI Emoji" w:cs="Segoe UI Emoji"/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56666B0" w14:textId="77777777" w:rsidR="00023819" w:rsidRPr="00023819" w:rsidRDefault="00023819" w:rsidP="00023819">
            <w:pPr>
              <w:rPr>
                <w:rFonts w:ascii="Segoe UI Emoji" w:hAnsi="Segoe UI Emoji" w:cs="Segoe UI Emoji"/>
                <w:b/>
                <w:bCs/>
              </w:rPr>
            </w:pPr>
            <w:r w:rsidRPr="00023819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7E3FD5" w14:textId="77777777" w:rsidR="00023819" w:rsidRPr="00023819" w:rsidRDefault="00023819" w:rsidP="00023819">
            <w:pPr>
              <w:rPr>
                <w:rFonts w:ascii="Segoe UI Emoji" w:hAnsi="Segoe UI Emoji" w:cs="Segoe UI Emoji"/>
                <w:b/>
                <w:bCs/>
              </w:rPr>
            </w:pPr>
            <w:r w:rsidRPr="00023819">
              <w:rPr>
                <w:rFonts w:ascii="Segoe UI Emoji" w:hAnsi="Segoe UI Emoji" w:cs="Segoe UI Emoji"/>
                <w:b/>
                <w:bCs/>
              </w:rPr>
              <w:t>Sin hallazgos específicos de UCI-S1. C1 coherente, ruta del € correcta, carátula OK.</w:t>
            </w:r>
          </w:p>
        </w:tc>
        <w:tc>
          <w:tcPr>
            <w:tcW w:w="0" w:type="auto"/>
            <w:vAlign w:val="center"/>
            <w:hideMark/>
          </w:tcPr>
          <w:p w14:paraId="0A63BCAD" w14:textId="77777777" w:rsidR="00023819" w:rsidRPr="00023819" w:rsidRDefault="00023819" w:rsidP="00023819">
            <w:pPr>
              <w:rPr>
                <w:rFonts w:ascii="Segoe UI Emoji" w:hAnsi="Segoe UI Emoji" w:cs="Segoe UI Emoji"/>
                <w:b/>
                <w:bCs/>
              </w:rPr>
            </w:pPr>
            <w:r w:rsidRPr="00023819">
              <w:rPr>
                <w:rFonts w:ascii="Segoe UI Emoji" w:hAnsi="Segoe UI Emoji" w:cs="Segoe UI Emoji"/>
                <w:b/>
                <w:bCs/>
              </w:rPr>
              <w:t>—</w:t>
            </w:r>
          </w:p>
        </w:tc>
      </w:tr>
    </w:tbl>
    <w:p w14:paraId="4423E4FE" w14:textId="77777777" w:rsidR="00023819" w:rsidRPr="00023819" w:rsidRDefault="00023819" w:rsidP="00023819">
      <w:pPr>
        <w:rPr>
          <w:rFonts w:ascii="Segoe UI Emoji" w:hAnsi="Segoe UI Emoji" w:cs="Segoe UI Emoji"/>
          <w:b/>
          <w:bCs/>
        </w:rPr>
      </w:pPr>
      <w:r w:rsidRPr="00023819">
        <w:rPr>
          <w:rFonts w:ascii="Segoe UI Emoji" w:hAnsi="Segoe UI Emoji" w:cs="Segoe UI Emoji"/>
          <w:b/>
          <w:bCs/>
        </w:rPr>
        <w:t>Punto de abandono: ninguno. Ramón entra ahogado (20 días) y sale respirando (37 días), con 5.000€ reales que puede señalar en su cuenta.</w:t>
      </w:r>
    </w:p>
    <w:p w14:paraId="3014CC0D" w14:textId="77777777" w:rsidR="00023819" w:rsidRPr="00023819" w:rsidRDefault="00023819" w:rsidP="00023819">
      <w:pPr>
        <w:rPr>
          <w:rFonts w:ascii="Segoe UI Emoji" w:hAnsi="Segoe UI Emoji" w:cs="Segoe UI Emoji"/>
          <w:b/>
          <w:bCs/>
        </w:rPr>
      </w:pPr>
      <w:r w:rsidRPr="00023819">
        <w:rPr>
          <w:rFonts w:ascii="Segoe UI Emoji" w:hAnsi="Segoe UI Emoji" w:cs="Segoe UI Emoji"/>
          <w:b/>
          <w:bCs/>
        </w:rPr>
        <w:t>Resumen para el CEO</w:t>
      </w:r>
    </w:p>
    <w:p w14:paraId="28E4D827" w14:textId="77777777" w:rsidR="00023819" w:rsidRPr="00023819" w:rsidRDefault="00023819" w:rsidP="00023819">
      <w:pPr>
        <w:rPr>
          <w:rFonts w:ascii="Segoe UI Emoji" w:hAnsi="Segoe UI Emoji" w:cs="Segoe UI Emoji"/>
          <w:b/>
          <w:bCs/>
        </w:rPr>
      </w:pPr>
      <w:r w:rsidRPr="00023819">
        <w:rPr>
          <w:rFonts w:ascii="Segoe UI Emoji" w:hAnsi="Segoe UI Emoji" w:cs="Segoe UI Emoji"/>
          <w:b/>
          <w:bCs/>
        </w:rPr>
        <w:t>UCI-S1 es el escaparate de MASFRAME. Ramón entra con 20 días de caja y sale con 37, y —lo más importante— la mejora es dinero real y verificable (5.000€ que están en su cuenta), no una estimación. Aquí la promesa "€ identificado → € recuperado" se cumple literalmente. Es el tipo de síntoma sobre el que sí podrías cobrar un % con evidencia incontestable. Listo para beta, sin hallazgos propios.</w:t>
      </w:r>
    </w:p>
    <w:p w14:paraId="2D1803AF" w14:textId="77777777" w:rsidR="00023819" w:rsidRDefault="00023819" w:rsidP="00023819">
      <w:pPr>
        <w:rPr>
          <w:rFonts w:ascii="Segoe UI Emoji" w:hAnsi="Segoe UI Emoji" w:cs="Segoe UI Emoji"/>
          <w:b/>
          <w:bCs/>
        </w:rPr>
      </w:pPr>
    </w:p>
    <w:p w14:paraId="2D1BC5B3" w14:textId="77777777" w:rsidR="00EE36D1" w:rsidRPr="00EE36D1" w:rsidRDefault="00EE36D1" w:rsidP="00EE36D1">
      <w:p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 xml:space="preserve">🟢 UCI-S2 · Fuga Invisible — Listo para beta (candidato a </w:t>
      </w:r>
      <w:proofErr w:type="spellStart"/>
      <w:r w:rsidRPr="00EE36D1">
        <w:rPr>
          <w:rFonts w:ascii="Segoe UI Emoji" w:hAnsi="Segoe UI Emoji" w:cs="Segoe UI Emoji"/>
          <w:b/>
          <w:bCs/>
        </w:rPr>
        <w:t>success</w:t>
      </w:r>
      <w:proofErr w:type="spellEnd"/>
      <w:r w:rsidRPr="00EE36D1">
        <w:rPr>
          <w:rFonts w:ascii="Segoe UI Emoji" w:hAnsi="Segoe UI Emoji" w:cs="Segoe UI Emoji"/>
          <w:b/>
          <w:bCs/>
        </w:rPr>
        <w:t xml:space="preserve"> fee)</w:t>
      </w:r>
    </w:p>
    <w:p w14:paraId="1D7C1E79" w14:textId="77777777" w:rsidR="00EE36D1" w:rsidRPr="00EE36D1" w:rsidRDefault="00EE36D1" w:rsidP="00EE36D1">
      <w:p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 xml:space="preserve">Perfil: </w:t>
      </w:r>
      <w:r w:rsidRPr="00EE36D1">
        <w:rPr>
          <w:rFonts w:ascii="Segoe UI Emoji" w:hAnsi="Segoe UI Emoji" w:cs="Segoe UI Emoji"/>
          <w:b/>
          <w:bCs/>
          <w:i/>
          <w:iCs/>
        </w:rPr>
        <w:t>Elena, agencia de diseño "Punto y Coma" (Bilbao), 3 personas. Factura 15.000€/</w:t>
      </w:r>
      <w:proofErr w:type="gramStart"/>
      <w:r w:rsidRPr="00EE36D1">
        <w:rPr>
          <w:rFonts w:ascii="Segoe UI Emoji" w:hAnsi="Segoe UI Emoji" w:cs="Segoe UI Emoji"/>
          <w:b/>
          <w:bCs/>
          <w:i/>
          <w:iCs/>
        </w:rPr>
        <w:t>mes</w:t>
      </w:r>
      <w:proofErr w:type="gramEnd"/>
      <w:r w:rsidRPr="00EE36D1">
        <w:rPr>
          <w:rFonts w:ascii="Segoe UI Emoji" w:hAnsi="Segoe UI Emoji" w:cs="Segoe UI Emoji"/>
          <w:b/>
          <w:bCs/>
          <w:i/>
          <w:iCs/>
        </w:rPr>
        <w:t xml:space="preserve"> pero al final solo le quedan 2.250€ → 15% retenido. Plan PIE.</w:t>
      </w:r>
      <w:r w:rsidRPr="00EE36D1">
        <w:rPr>
          <w:rFonts w:ascii="Segoe UI Emoji" w:hAnsi="Segoe UI Emoji" w:cs="Segoe UI Emoji"/>
          <w:b/>
          <w:bCs/>
        </w:rPr>
        <w:br/>
        <w:t xml:space="preserve">Recuperación: Cubo (i) € directo — "€ retenidos". Candidato a </w:t>
      </w:r>
      <w:proofErr w:type="spellStart"/>
      <w:r w:rsidRPr="00EE36D1">
        <w:rPr>
          <w:rFonts w:ascii="Segoe UI Emoji" w:hAnsi="Segoe UI Emoji" w:cs="Segoe UI Emoji"/>
          <w:b/>
          <w:bCs/>
        </w:rPr>
        <w:t>success</w:t>
      </w:r>
      <w:proofErr w:type="spellEnd"/>
      <w:r w:rsidRPr="00EE36D1">
        <w:rPr>
          <w:rFonts w:ascii="Segoe UI Emoji" w:hAnsi="Segoe UI Emoji" w:cs="Segoe UI Emoji"/>
          <w:b/>
          <w:bCs/>
        </w:rPr>
        <w:t xml:space="preserve"> fee.</w:t>
      </w:r>
    </w:p>
    <w:p w14:paraId="3DA9D582" w14:textId="77777777" w:rsidR="00EE36D1" w:rsidRPr="00EE36D1" w:rsidRDefault="00EE36D1" w:rsidP="00EE36D1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>C0 — 15.000€ / 2.250€ → 15% retenido. Objetivo &gt;35% → rojo. Carátula: "Caja retenida — medido en %". ✅</w:t>
      </w:r>
    </w:p>
    <w:p w14:paraId="3770B5FE" w14:textId="77777777" w:rsidR="00EE36D1" w:rsidRPr="00EE36D1" w:rsidRDefault="00EE36D1" w:rsidP="00EE36D1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lastRenderedPageBreak/>
        <w:t>C1 — 6 casillas, todas de rentabilidad/coste (tarifas que no cubren, clientes que consumen mucho, proveedores sin revisar…). Coherentes. ✅</w:t>
      </w:r>
    </w:p>
    <w:p w14:paraId="7A029BF9" w14:textId="77777777" w:rsidR="00EE36D1" w:rsidRPr="00EE36D1" w:rsidRDefault="00EE36D1" w:rsidP="00EE36D1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 xml:space="preserve">C2 — </w:t>
      </w:r>
      <w:r w:rsidRPr="00EE36D1">
        <w:rPr>
          <w:rFonts w:ascii="Segoe UI Emoji" w:hAnsi="Segoe UI Emoji" w:cs="Segoe UI Emoji"/>
          <w:b/>
          <w:bCs/>
          <w:i/>
          <w:iCs/>
        </w:rPr>
        <w:t>Radiografía de retención</w:t>
      </w:r>
      <w:r w:rsidRPr="00EE36D1">
        <w:rPr>
          <w:rFonts w:ascii="Segoe UI Emoji" w:hAnsi="Segoe UI Emoji" w:cs="Segoe UI Emoji"/>
          <w:b/>
          <w:bCs/>
        </w:rPr>
        <w:t xml:space="preserve"> (herramienta especial </w:t>
      </w:r>
      <w:proofErr w:type="spellStart"/>
      <w:r w:rsidRPr="00EE36D1">
        <w:rPr>
          <w:rFonts w:ascii="Segoe UI Emoji" w:hAnsi="Segoe UI Emoji" w:cs="Segoe UI Emoji"/>
          <w:b/>
          <w:bCs/>
        </w:rPr>
        <w:t>retencion</w:t>
      </w:r>
      <w:proofErr w:type="spellEnd"/>
      <w:r w:rsidRPr="00EE36D1">
        <w:rPr>
          <w:rFonts w:ascii="Segoe UI Emoji" w:hAnsi="Segoe UI Emoji" w:cs="Segoe UI Emoji"/>
          <w:b/>
          <w:bCs/>
        </w:rPr>
        <w:t>). Prioriza por impacto. ✅</w:t>
      </w:r>
    </w:p>
    <w:p w14:paraId="5126A355" w14:textId="77777777" w:rsidR="00EE36D1" w:rsidRPr="00EE36D1" w:rsidRDefault="00EE36D1" w:rsidP="00EE36D1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 xml:space="preserve">C3 — </w:t>
      </w:r>
      <w:r w:rsidRPr="00EE36D1">
        <w:rPr>
          <w:rFonts w:ascii="Segoe UI Emoji" w:hAnsi="Segoe UI Emoji" w:cs="Segoe UI Emoji"/>
          <w:b/>
          <w:bCs/>
          <w:i/>
          <w:iCs/>
        </w:rPr>
        <w:t>Análisis causa-efecto</w:t>
      </w:r>
      <w:r w:rsidRPr="00EE36D1">
        <w:rPr>
          <w:rFonts w:ascii="Segoe UI Emoji" w:hAnsi="Segoe UI Emoji" w:cs="Segoe UI Emoji"/>
          <w:b/>
          <w:bCs/>
        </w:rPr>
        <w:t>: dónde se erosiona el margen, servicio a servicio. ✅</w:t>
      </w:r>
    </w:p>
    <w:p w14:paraId="5254C1BB" w14:textId="77777777" w:rsidR="00EE36D1" w:rsidRPr="00EE36D1" w:rsidRDefault="00EE36D1" w:rsidP="00EE36D1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 xml:space="preserve">C4 — </w:t>
      </w:r>
      <w:r w:rsidRPr="00EE36D1">
        <w:rPr>
          <w:rFonts w:ascii="Segoe UI Emoji" w:hAnsi="Segoe UI Emoji" w:cs="Segoe UI Emoji"/>
          <w:b/>
          <w:bCs/>
          <w:i/>
          <w:iCs/>
        </w:rPr>
        <w:t>Rediseño de portafolio</w:t>
      </w:r>
      <w:r w:rsidRPr="00EE36D1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EE36D1">
        <w:rPr>
          <w:rFonts w:ascii="Segoe UI Emoji" w:hAnsi="Segoe UI Emoji" w:cs="Segoe UI Emoji"/>
          <w:b/>
          <w:bCs/>
        </w:rPr>
        <w:t>Cobrómetro</w:t>
      </w:r>
      <w:proofErr w:type="spellEnd"/>
      <w:r w:rsidRPr="00EE36D1">
        <w:rPr>
          <w:rFonts w:ascii="Segoe UI Emoji" w:hAnsi="Segoe UI Emoji" w:cs="Segoe UI Emoji"/>
          <w:b/>
          <w:bCs/>
        </w:rPr>
        <w:t xml:space="preserve"> pide "€ recuperable". Elena renegocia 2 proveedores + sube tarifa a 2 clientes ruinosos → 1.300€/mes. ✅</w:t>
      </w:r>
    </w:p>
    <w:p w14:paraId="1898F236" w14:textId="77777777" w:rsidR="00EE36D1" w:rsidRPr="00EE36D1" w:rsidRDefault="00EE36D1" w:rsidP="00EE36D1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>C5 — Confirma 1.000€/</w:t>
      </w:r>
      <w:proofErr w:type="gramStart"/>
      <w:r w:rsidRPr="00EE36D1">
        <w:rPr>
          <w:rFonts w:ascii="Segoe UI Emoji" w:hAnsi="Segoe UI Emoji" w:cs="Segoe UI Emoji"/>
          <w:b/>
          <w:bCs/>
        </w:rPr>
        <w:t>mes reales</w:t>
      </w:r>
      <w:proofErr w:type="gramEnd"/>
      <w:r w:rsidRPr="00EE36D1">
        <w:rPr>
          <w:rFonts w:ascii="Segoe UI Emoji" w:hAnsi="Segoe UI Emoji" w:cs="Segoe UI Emoji"/>
          <w:b/>
          <w:bCs/>
        </w:rPr>
        <w:t xml:space="preserve"> retenidos. ✅</w:t>
      </w:r>
    </w:p>
    <w:p w14:paraId="3E90BBD6" w14:textId="77777777" w:rsidR="00EE36D1" w:rsidRPr="00EE36D1" w:rsidRDefault="00EE36D1" w:rsidP="00EE36D1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>C6 — modo financiero: retenido 2.250→3.250€ → 22%. Inicio 15% → Actual 22% → Objetivo &gt;35%. Mejora real (desbloquea Alta por c4Complete &amp;&amp; mejoró, aunque aún no toque el objetivo). Sin input manual. ✅</w:t>
      </w:r>
    </w:p>
    <w:p w14:paraId="5182DFC0" w14:textId="77777777" w:rsidR="00EE36D1" w:rsidRPr="00EE36D1" w:rsidRDefault="00EE36D1" w:rsidP="00EE36D1">
      <w:p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>Veredicto: 🟢. Invariantes OK, C1 coherente, ruta del € correcta, carátula propia. Sin hallazgos específicos.</w:t>
      </w:r>
    </w:p>
    <w:p w14:paraId="24CEAEE1" w14:textId="77777777" w:rsidR="00EE36D1" w:rsidRPr="00EE36D1" w:rsidRDefault="00EE36D1" w:rsidP="00EE36D1">
      <w:p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pict w14:anchorId="3576E429">
          <v:rect id="_x0000_i1063" style="width:0;height:1.5pt" o:hralign="center" o:hrstd="t" o:hr="t" fillcolor="#a0a0a0" stroked="f"/>
        </w:pict>
      </w:r>
    </w:p>
    <w:p w14:paraId="2817B752" w14:textId="77777777" w:rsidR="00EE36D1" w:rsidRPr="00EE36D1" w:rsidRDefault="00EE36D1" w:rsidP="00EE36D1">
      <w:p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 xml:space="preserve">🟢 UCI-S3 · Anemia de Margen — Listo para beta (candidato a </w:t>
      </w:r>
      <w:proofErr w:type="spellStart"/>
      <w:r w:rsidRPr="00EE36D1">
        <w:rPr>
          <w:rFonts w:ascii="Segoe UI Emoji" w:hAnsi="Segoe UI Emoji" w:cs="Segoe UI Emoji"/>
          <w:b/>
          <w:bCs/>
        </w:rPr>
        <w:t>success</w:t>
      </w:r>
      <w:proofErr w:type="spellEnd"/>
      <w:r w:rsidRPr="00EE36D1">
        <w:rPr>
          <w:rFonts w:ascii="Segoe UI Emoji" w:hAnsi="Segoe UI Emoji" w:cs="Segoe UI Emoji"/>
          <w:b/>
          <w:bCs/>
        </w:rPr>
        <w:t xml:space="preserve"> fee)</w:t>
      </w:r>
    </w:p>
    <w:p w14:paraId="30E08681" w14:textId="77777777" w:rsidR="00EE36D1" w:rsidRPr="00EE36D1" w:rsidRDefault="00EE36D1" w:rsidP="00EE36D1">
      <w:p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 xml:space="preserve">Perfil: </w:t>
      </w:r>
      <w:r w:rsidRPr="00EE36D1">
        <w:rPr>
          <w:rFonts w:ascii="Segoe UI Emoji" w:hAnsi="Segoe UI Emoji" w:cs="Segoe UI Emoji"/>
          <w:b/>
          <w:bCs/>
          <w:i/>
          <w:iCs/>
        </w:rPr>
        <w:t>Tomás, taller de reformas "</w:t>
      </w:r>
      <w:proofErr w:type="spellStart"/>
      <w:r w:rsidRPr="00EE36D1">
        <w:rPr>
          <w:rFonts w:ascii="Segoe UI Emoji" w:hAnsi="Segoe UI Emoji" w:cs="Segoe UI Emoji"/>
          <w:b/>
          <w:bCs/>
          <w:i/>
          <w:iCs/>
        </w:rPr>
        <w:t>ReformaT</w:t>
      </w:r>
      <w:proofErr w:type="spellEnd"/>
      <w:r w:rsidRPr="00EE36D1">
        <w:rPr>
          <w:rFonts w:ascii="Segoe UI Emoji" w:hAnsi="Segoe UI Emoji" w:cs="Segoe UI Emoji"/>
          <w:b/>
          <w:bCs/>
          <w:i/>
          <w:iCs/>
        </w:rPr>
        <w:t>" (Murcia), 5 personas. Factura 30.000€/mes con 24.000€ de costes directos → margen 20%. Plan PIE.</w:t>
      </w:r>
      <w:r w:rsidRPr="00EE36D1">
        <w:rPr>
          <w:rFonts w:ascii="Segoe UI Emoji" w:hAnsi="Segoe UI Emoji" w:cs="Segoe UI Emoji"/>
          <w:b/>
          <w:bCs/>
        </w:rPr>
        <w:br/>
        <w:t xml:space="preserve">Recuperación: Cubo (i) € directo — "€ de coste cortado". Candidato a </w:t>
      </w:r>
      <w:proofErr w:type="spellStart"/>
      <w:r w:rsidRPr="00EE36D1">
        <w:rPr>
          <w:rFonts w:ascii="Segoe UI Emoji" w:hAnsi="Segoe UI Emoji" w:cs="Segoe UI Emoji"/>
          <w:b/>
          <w:bCs/>
        </w:rPr>
        <w:t>success</w:t>
      </w:r>
      <w:proofErr w:type="spellEnd"/>
      <w:r w:rsidRPr="00EE36D1">
        <w:rPr>
          <w:rFonts w:ascii="Segoe UI Emoji" w:hAnsi="Segoe UI Emoji" w:cs="Segoe UI Emoji"/>
          <w:b/>
          <w:bCs/>
        </w:rPr>
        <w:t xml:space="preserve"> fee. c2_herramienta = "margen" → usa la rama de recálculo de margen.</w:t>
      </w:r>
    </w:p>
    <w:p w14:paraId="3094C1CE" w14:textId="77777777" w:rsidR="00EE36D1" w:rsidRPr="00EE36D1" w:rsidRDefault="00EE36D1" w:rsidP="00EE36D1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>C0 — 30.000€ / 24.000€ → margen 20%. Objetivo &gt;30% → rojo. Carátula: "Margen mensual — medido en %". ✅</w:t>
      </w:r>
    </w:p>
    <w:p w14:paraId="55DBC57D" w14:textId="77777777" w:rsidR="00EE36D1" w:rsidRPr="00EE36D1" w:rsidRDefault="00EE36D1" w:rsidP="00EE36D1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 xml:space="preserve">C1 — 6 casillas, todas de </w:t>
      </w:r>
      <w:proofErr w:type="spellStart"/>
      <w:r w:rsidRPr="00EE36D1">
        <w:rPr>
          <w:rFonts w:ascii="Segoe UI Emoji" w:hAnsi="Segoe UI Emoji" w:cs="Segoe UI Emoji"/>
          <w:b/>
          <w:bCs/>
        </w:rPr>
        <w:t>pricing</w:t>
      </w:r>
      <w:proofErr w:type="spellEnd"/>
      <w:r w:rsidRPr="00EE36D1">
        <w:rPr>
          <w:rFonts w:ascii="Segoe UI Emoji" w:hAnsi="Segoe UI Emoji" w:cs="Segoe UI Emoji"/>
          <w:b/>
          <w:bCs/>
        </w:rPr>
        <w:t>/coste (precios sin calcular, descuentos a ciegas, costes que subieron sin repercutir…). Coherentes. ✅</w:t>
      </w:r>
    </w:p>
    <w:p w14:paraId="6B343B74" w14:textId="77777777" w:rsidR="00EE36D1" w:rsidRPr="00EE36D1" w:rsidRDefault="00EE36D1" w:rsidP="00EE36D1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 xml:space="preserve">C2 — </w:t>
      </w:r>
      <w:r w:rsidRPr="00EE36D1">
        <w:rPr>
          <w:rFonts w:ascii="Segoe UI Emoji" w:hAnsi="Segoe UI Emoji" w:cs="Segoe UI Emoji"/>
          <w:b/>
          <w:bCs/>
          <w:i/>
          <w:iCs/>
        </w:rPr>
        <w:t>Semáforo de Viabilidad</w:t>
      </w:r>
      <w:r w:rsidRPr="00EE36D1">
        <w:rPr>
          <w:rFonts w:ascii="Segoe UI Emoji" w:hAnsi="Segoe UI Emoji" w:cs="Segoe UI Emoji"/>
          <w:b/>
          <w:bCs/>
        </w:rPr>
        <w:t xml:space="preserve"> — el único síntoma que renderiza como semáforo (</w:t>
      </w:r>
      <w:proofErr w:type="spellStart"/>
      <w:r w:rsidRPr="00EE36D1">
        <w:rPr>
          <w:rFonts w:ascii="Segoe UI Emoji" w:hAnsi="Segoe UI Emoji" w:cs="Segoe UI Emoji"/>
          <w:b/>
          <w:bCs/>
        </w:rPr>
        <w:t>family</w:t>
      </w:r>
      <w:proofErr w:type="spellEnd"/>
      <w:r w:rsidRPr="00EE36D1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EE36D1">
        <w:rPr>
          <w:rFonts w:ascii="Segoe UI Emoji" w:hAnsi="Segoe UI Emoji" w:cs="Segoe UI Emoji"/>
          <w:b/>
          <w:bCs/>
        </w:rPr>
        <w:t>semaforo</w:t>
      </w:r>
      <w:proofErr w:type="spellEnd"/>
      <w:r w:rsidRPr="00EE36D1">
        <w:rPr>
          <w:rFonts w:ascii="Segoe UI Emoji" w:hAnsi="Segoe UI Emoji" w:cs="Segoe UI Emoji"/>
          <w:b/>
          <w:bCs/>
        </w:rPr>
        <w:t>), no matriz. Buen ejemplo de variedad de C2. ✅</w:t>
      </w:r>
    </w:p>
    <w:p w14:paraId="4DD9B252" w14:textId="77777777" w:rsidR="00EE36D1" w:rsidRPr="00EE36D1" w:rsidRDefault="00EE36D1" w:rsidP="00EE36D1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 xml:space="preserve">C3 — </w:t>
      </w:r>
      <w:r w:rsidRPr="00EE36D1">
        <w:rPr>
          <w:rFonts w:ascii="Segoe UI Emoji" w:hAnsi="Segoe UI Emoji" w:cs="Segoe UI Emoji"/>
          <w:b/>
          <w:bCs/>
          <w:i/>
          <w:iCs/>
        </w:rPr>
        <w:t>Análisis de estructura de costes</w:t>
      </w:r>
      <w:r w:rsidRPr="00EE36D1">
        <w:rPr>
          <w:rFonts w:ascii="Segoe UI Emoji" w:hAnsi="Segoe UI Emoji" w:cs="Segoe UI Emoji"/>
          <w:b/>
          <w:bCs/>
        </w:rPr>
        <w:t>: qué coste concreto destruye el margen. ✅</w:t>
      </w:r>
    </w:p>
    <w:p w14:paraId="339AE442" w14:textId="77777777" w:rsidR="00EE36D1" w:rsidRPr="00EE36D1" w:rsidRDefault="00EE36D1" w:rsidP="00EE36D1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lastRenderedPageBreak/>
        <w:t xml:space="preserve">C4 — </w:t>
      </w:r>
      <w:r w:rsidRPr="00EE36D1">
        <w:rPr>
          <w:rFonts w:ascii="Segoe UI Emoji" w:hAnsi="Segoe UI Emoji" w:cs="Segoe UI Emoji"/>
          <w:b/>
          <w:bCs/>
          <w:i/>
          <w:iCs/>
        </w:rPr>
        <w:t xml:space="preserve">Rediseño de </w:t>
      </w:r>
      <w:proofErr w:type="spellStart"/>
      <w:r w:rsidRPr="00EE36D1">
        <w:rPr>
          <w:rFonts w:ascii="Segoe UI Emoji" w:hAnsi="Segoe UI Emoji" w:cs="Segoe UI Emoji"/>
          <w:b/>
          <w:bCs/>
          <w:i/>
          <w:iCs/>
        </w:rPr>
        <w:t>pricing</w:t>
      </w:r>
      <w:proofErr w:type="spellEnd"/>
      <w:r w:rsidRPr="00EE36D1">
        <w:rPr>
          <w:rFonts w:ascii="Segoe UI Emoji" w:hAnsi="Segoe UI Emoji" w:cs="Segoe UI Emoji"/>
          <w:b/>
          <w:bCs/>
          <w:i/>
          <w:iCs/>
        </w:rPr>
        <w:t xml:space="preserve"> y costes</w:t>
      </w:r>
      <w:r w:rsidRPr="00EE36D1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EE36D1">
        <w:rPr>
          <w:rFonts w:ascii="Segoe UI Emoji" w:hAnsi="Segoe UI Emoji" w:cs="Segoe UI Emoji"/>
          <w:b/>
          <w:bCs/>
        </w:rPr>
        <w:t>Cobrómetro</w:t>
      </w:r>
      <w:proofErr w:type="spellEnd"/>
      <w:r w:rsidRPr="00EE36D1">
        <w:rPr>
          <w:rFonts w:ascii="Segoe UI Emoji" w:hAnsi="Segoe UI Emoji" w:cs="Segoe UI Emoji"/>
          <w:b/>
          <w:bCs/>
        </w:rPr>
        <w:t xml:space="preserve"> "€ recuperable". Tomás renegocia material + corrige el precio de una línea ruinosa → 3.500€/mes de coste cortado. ✅</w:t>
      </w:r>
    </w:p>
    <w:p w14:paraId="5833841A" w14:textId="77777777" w:rsidR="00EE36D1" w:rsidRPr="00EE36D1" w:rsidRDefault="00EE36D1" w:rsidP="00EE36D1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>C5 — Confirma 3.000€/</w:t>
      </w:r>
      <w:proofErr w:type="gramStart"/>
      <w:r w:rsidRPr="00EE36D1">
        <w:rPr>
          <w:rFonts w:ascii="Segoe UI Emoji" w:hAnsi="Segoe UI Emoji" w:cs="Segoe UI Emoji"/>
          <w:b/>
          <w:bCs/>
        </w:rPr>
        <w:t>mes reales</w:t>
      </w:r>
      <w:proofErr w:type="gramEnd"/>
      <w:r w:rsidRPr="00EE36D1">
        <w:rPr>
          <w:rFonts w:ascii="Segoe UI Emoji" w:hAnsi="Segoe UI Emoji" w:cs="Segoe UI Emoji"/>
          <w:b/>
          <w:bCs/>
        </w:rPr>
        <w:t>. ✅</w:t>
      </w:r>
    </w:p>
    <w:p w14:paraId="4B5FC844" w14:textId="77777777" w:rsidR="00EE36D1" w:rsidRPr="00EE36D1" w:rsidRDefault="00EE36D1" w:rsidP="00EE36D1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>C6 — modo financiero rama margen: coste 24.000→21.000€ → ((30000−</w:t>
      </w:r>
      <w:proofErr w:type="gramStart"/>
      <w:r w:rsidRPr="00EE36D1">
        <w:rPr>
          <w:rFonts w:ascii="Segoe UI Emoji" w:hAnsi="Segoe UI Emoji" w:cs="Segoe UI Emoji"/>
          <w:b/>
          <w:bCs/>
        </w:rPr>
        <w:t>21000)/30000)*</w:t>
      </w:r>
      <w:proofErr w:type="gramEnd"/>
      <w:r w:rsidRPr="00EE36D1">
        <w:rPr>
          <w:rFonts w:ascii="Segoe UI Emoji" w:hAnsi="Segoe UI Emoji" w:cs="Segoe UI Emoji"/>
          <w:b/>
          <w:bCs/>
        </w:rPr>
        <w:t>100 = 30%. Inicio 20% → Actual 30% → Objetivo &gt;30%. ✅ ¡Alcanza justo! Sin input manual.</w:t>
      </w:r>
    </w:p>
    <w:p w14:paraId="3492A4FB" w14:textId="77777777" w:rsidR="00EE36D1" w:rsidRPr="00EE36D1" w:rsidRDefault="00EE36D1" w:rsidP="00EE36D1">
      <w:p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>Veredicto: 🟢. Todo coherente, la rama de recálculo de margen funciona, carátula propia.</w:t>
      </w:r>
    </w:p>
    <w:p w14:paraId="4B5B779F" w14:textId="77777777" w:rsidR="00023819" w:rsidRDefault="00023819" w:rsidP="00023819">
      <w:pPr>
        <w:rPr>
          <w:rFonts w:ascii="Segoe UI Emoji" w:hAnsi="Segoe UI Emoji" w:cs="Segoe UI Emoji"/>
          <w:b/>
          <w:bCs/>
        </w:rPr>
      </w:pPr>
    </w:p>
    <w:p w14:paraId="65794525" w14:textId="77777777" w:rsidR="00EE36D1" w:rsidRDefault="00EE36D1" w:rsidP="00023819">
      <w:pPr>
        <w:rPr>
          <w:rFonts w:ascii="Segoe UI Emoji" w:hAnsi="Segoe UI Emoji" w:cs="Segoe UI Emoji"/>
          <w:b/>
          <w:bCs/>
        </w:rPr>
      </w:pPr>
    </w:p>
    <w:p w14:paraId="5F7005D6" w14:textId="77777777" w:rsidR="00EE36D1" w:rsidRDefault="00EE36D1" w:rsidP="00023819">
      <w:pPr>
        <w:rPr>
          <w:rFonts w:ascii="Segoe UI Emoji" w:hAnsi="Segoe UI Emoji" w:cs="Segoe UI Emoji"/>
          <w:b/>
          <w:bCs/>
        </w:rPr>
      </w:pPr>
    </w:p>
    <w:p w14:paraId="079BBC86" w14:textId="77777777" w:rsidR="00EE36D1" w:rsidRDefault="00EE36D1" w:rsidP="00023819">
      <w:pPr>
        <w:rPr>
          <w:rFonts w:ascii="Segoe UI Emoji" w:hAnsi="Segoe UI Emoji" w:cs="Segoe UI Emoji"/>
          <w:b/>
          <w:bCs/>
        </w:rPr>
      </w:pPr>
    </w:p>
    <w:p w14:paraId="72624D14" w14:textId="77777777" w:rsidR="00EE36D1" w:rsidRPr="00EE36D1" w:rsidRDefault="00EE36D1" w:rsidP="00EE36D1">
      <w:p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>🟢 UNI-S1 · Esclerosis Operativa — Listo para beta</w:t>
      </w:r>
    </w:p>
    <w:p w14:paraId="4033F565" w14:textId="77777777" w:rsidR="00EE36D1" w:rsidRPr="00EE36D1" w:rsidRDefault="00EE36D1" w:rsidP="00EE36D1">
      <w:p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 xml:space="preserve">Perfil: </w:t>
      </w:r>
      <w:r w:rsidRPr="00EE36D1">
        <w:rPr>
          <w:rFonts w:ascii="Segoe UI Emoji" w:hAnsi="Segoe UI Emoji" w:cs="Segoe UI Emoji"/>
          <w:b/>
          <w:bCs/>
          <w:i/>
          <w:iCs/>
        </w:rPr>
        <w:t>Sonia, imprenta "Tinta Viva" (Valladolid), 5 personas. De 50 trabajos esta semana, 35 salieron limpios → 70%. Plan PIE.</w:t>
      </w:r>
      <w:r w:rsidRPr="00EE36D1">
        <w:rPr>
          <w:rFonts w:ascii="Segoe UI Emoji" w:hAnsi="Segoe UI Emoji" w:cs="Segoe UI Emoji"/>
          <w:b/>
          <w:bCs/>
        </w:rPr>
        <w:br/>
        <w:t>Recuperación: Cubo (</w:t>
      </w:r>
      <w:proofErr w:type="spellStart"/>
      <w:r w:rsidRPr="00EE36D1">
        <w:rPr>
          <w:rFonts w:ascii="Segoe UI Emoji" w:hAnsi="Segoe UI Emoji" w:cs="Segoe UI Emoji"/>
          <w:b/>
          <w:bCs/>
        </w:rPr>
        <w:t>ii</w:t>
      </w:r>
      <w:proofErr w:type="spellEnd"/>
      <w:r w:rsidRPr="00EE36D1">
        <w:rPr>
          <w:rFonts w:ascii="Segoe UI Emoji" w:hAnsi="Segoe UI Emoji" w:cs="Segoe UI Emoji"/>
          <w:b/>
          <w:bCs/>
        </w:rPr>
        <w:t>) conteo — "entregas limpias ganadas".</w:t>
      </w:r>
    </w:p>
    <w:p w14:paraId="245A0AB8" w14:textId="77777777" w:rsidR="00EE36D1" w:rsidRPr="00EE36D1" w:rsidRDefault="00EE36D1" w:rsidP="00EE36D1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>C0 — 35/50 → 70%. Objetivo &gt;85% → rojo. Carátula: "Entregas limpias — medido en %". ✅</w:t>
      </w:r>
    </w:p>
    <w:p w14:paraId="2D5A0551" w14:textId="77777777" w:rsidR="00EE36D1" w:rsidRPr="00EE36D1" w:rsidRDefault="00EE36D1" w:rsidP="00EE36D1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>C1 — 6 casillas, todas de esclerosis de proceso (esperas internas, atascos recurrentes, aprobaciones que frenan, sin estándar, pasos sin valor, cuello de botella humano). Coherentes. ✅</w:t>
      </w:r>
    </w:p>
    <w:p w14:paraId="718AD169" w14:textId="77777777" w:rsidR="00EE36D1" w:rsidRPr="00EE36D1" w:rsidRDefault="00EE36D1" w:rsidP="00EE36D1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 xml:space="preserve">C2 — </w:t>
      </w:r>
      <w:r w:rsidRPr="00EE36D1">
        <w:rPr>
          <w:rFonts w:ascii="Segoe UI Emoji" w:hAnsi="Segoe UI Emoji" w:cs="Segoe UI Emoji"/>
          <w:b/>
          <w:bCs/>
          <w:i/>
          <w:iCs/>
        </w:rPr>
        <w:t>Impacto vs Esfuerzo</w:t>
      </w:r>
      <w:r w:rsidRPr="00EE36D1">
        <w:rPr>
          <w:rFonts w:ascii="Segoe UI Emoji" w:hAnsi="Segoe UI Emoji" w:cs="Segoe UI Emoji"/>
          <w:b/>
          <w:bCs/>
        </w:rPr>
        <w:t xml:space="preserve"> (matriz): mapear flujo, eliminar cuellos, tiempos máximos, estándar, quitar pasos sin valor. ✅</w:t>
      </w:r>
    </w:p>
    <w:p w14:paraId="759092F1" w14:textId="77777777" w:rsidR="00EE36D1" w:rsidRPr="00EE36D1" w:rsidRDefault="00EE36D1" w:rsidP="00EE36D1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 xml:space="preserve">C3/C4 — </w:t>
      </w:r>
      <w:r w:rsidRPr="00EE36D1">
        <w:rPr>
          <w:rFonts w:ascii="Segoe UI Emoji" w:hAnsi="Segoe UI Emoji" w:cs="Segoe UI Emoji"/>
          <w:b/>
          <w:bCs/>
          <w:i/>
          <w:iCs/>
        </w:rPr>
        <w:t>VSM (flujo operativo)</w:t>
      </w:r>
      <w:r w:rsidRPr="00EE36D1">
        <w:rPr>
          <w:rFonts w:ascii="Segoe UI Emoji" w:hAnsi="Segoe UI Emoji" w:cs="Segoe UI Emoji"/>
          <w:b/>
          <w:bCs/>
        </w:rPr>
        <w:t xml:space="preserve"> → </w:t>
      </w:r>
      <w:r w:rsidRPr="00EE36D1">
        <w:rPr>
          <w:rFonts w:ascii="Segoe UI Emoji" w:hAnsi="Segoe UI Emoji" w:cs="Segoe UI Emoji"/>
          <w:b/>
          <w:bCs/>
          <w:i/>
          <w:iCs/>
        </w:rPr>
        <w:t>Kaizen operativo</w:t>
      </w:r>
      <w:r w:rsidRPr="00EE36D1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EE36D1">
        <w:rPr>
          <w:rFonts w:ascii="Segoe UI Emoji" w:hAnsi="Segoe UI Emoji" w:cs="Segoe UI Emoji"/>
          <w:b/>
          <w:bCs/>
        </w:rPr>
        <w:t>Cobrómetro</w:t>
      </w:r>
      <w:proofErr w:type="spellEnd"/>
      <w:r w:rsidRPr="00EE36D1">
        <w:rPr>
          <w:rFonts w:ascii="Segoe UI Emoji" w:hAnsi="Segoe UI Emoji" w:cs="Segoe UI Emoji"/>
          <w:b/>
          <w:bCs/>
        </w:rPr>
        <w:t xml:space="preserve"> pide "</w:t>
      </w:r>
      <w:proofErr w:type="spellStart"/>
      <w:r w:rsidRPr="00EE36D1">
        <w:rPr>
          <w:rFonts w:ascii="Segoe UI Emoji" w:hAnsi="Segoe UI Emoji" w:cs="Segoe UI Emoji"/>
          <w:b/>
          <w:bCs/>
        </w:rPr>
        <w:t>Nº</w:t>
      </w:r>
      <w:proofErr w:type="spellEnd"/>
      <w:r w:rsidRPr="00EE36D1">
        <w:rPr>
          <w:rFonts w:ascii="Segoe UI Emoji" w:hAnsi="Segoe UI Emoji" w:cs="Segoe UI Emoji"/>
          <w:b/>
          <w:bCs/>
        </w:rPr>
        <w:t xml:space="preserve"> de entregas limpias ganadas". Sonia estandariza la fase que se atasca → +10. ✅</w:t>
      </w:r>
    </w:p>
    <w:p w14:paraId="466213AC" w14:textId="77777777" w:rsidR="00EE36D1" w:rsidRPr="00EE36D1" w:rsidRDefault="00EE36D1" w:rsidP="00EE36D1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>C6 — conteo: (35+</w:t>
      </w:r>
      <w:proofErr w:type="gramStart"/>
      <w:r w:rsidRPr="00EE36D1">
        <w:rPr>
          <w:rFonts w:ascii="Segoe UI Emoji" w:hAnsi="Segoe UI Emoji" w:cs="Segoe UI Emoji"/>
          <w:b/>
          <w:bCs/>
        </w:rPr>
        <w:t>10)/</w:t>
      </w:r>
      <w:proofErr w:type="gramEnd"/>
      <w:r w:rsidRPr="00EE36D1">
        <w:rPr>
          <w:rFonts w:ascii="Segoe UI Emoji" w:hAnsi="Segoe UI Emoji" w:cs="Segoe UI Emoji"/>
          <w:b/>
          <w:bCs/>
        </w:rPr>
        <w:t>50 = 90%. 70% → 90% → Objetivo &gt;85%. ✅ Alcanza. Justi ya correcta ("% de entregas limpias… si sube").</w:t>
      </w:r>
    </w:p>
    <w:p w14:paraId="3B998B85" w14:textId="77777777" w:rsidR="00EE36D1" w:rsidRPr="00EE36D1" w:rsidRDefault="00EE36D1" w:rsidP="00EE36D1">
      <w:p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>Veredicto: 🟢. Coherente. justi_capa6 corregida.</w:t>
      </w:r>
    </w:p>
    <w:p w14:paraId="0C8A4596" w14:textId="77777777" w:rsidR="00EE36D1" w:rsidRPr="00EE36D1" w:rsidRDefault="00EE36D1" w:rsidP="00EE36D1">
      <w:p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pict w14:anchorId="2BD90D80">
          <v:rect id="_x0000_i1083" style="width:0;height:1.5pt" o:hralign="center" o:hrstd="t" o:hr="t" fillcolor="#a0a0a0" stroked="f"/>
        </w:pict>
      </w:r>
    </w:p>
    <w:p w14:paraId="2F9C3DEC" w14:textId="77777777" w:rsidR="00EE36D1" w:rsidRPr="00EE36D1" w:rsidRDefault="00EE36D1" w:rsidP="00EE36D1">
      <w:p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lastRenderedPageBreak/>
        <w:t>🟢 UNI-S2 · Colapso de Capacidad — Listo para beta</w:t>
      </w:r>
    </w:p>
    <w:p w14:paraId="18004394" w14:textId="77777777" w:rsidR="00EE36D1" w:rsidRPr="00EE36D1" w:rsidRDefault="00EE36D1" w:rsidP="00EE36D1">
      <w:p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 xml:space="preserve">Perfil: </w:t>
      </w:r>
      <w:r w:rsidRPr="00EE36D1">
        <w:rPr>
          <w:rFonts w:ascii="Segoe UI Emoji" w:hAnsi="Segoe UI Emoji" w:cs="Segoe UI Emoji"/>
          <w:b/>
          <w:bCs/>
          <w:i/>
          <w:iCs/>
        </w:rPr>
        <w:t>Iván, estudio de rotulación (Córdoba), 4 personas. De 40 entregas, 28 llegaron a plazo → 70%. Plan PIE.</w:t>
      </w:r>
      <w:r w:rsidRPr="00EE36D1">
        <w:rPr>
          <w:rFonts w:ascii="Segoe UI Emoji" w:hAnsi="Segoe UI Emoji" w:cs="Segoe UI Emoji"/>
          <w:b/>
          <w:bCs/>
        </w:rPr>
        <w:br/>
        <w:t>Recuperación: Cubo (</w:t>
      </w:r>
      <w:proofErr w:type="spellStart"/>
      <w:r w:rsidRPr="00EE36D1">
        <w:rPr>
          <w:rFonts w:ascii="Segoe UI Emoji" w:hAnsi="Segoe UI Emoji" w:cs="Segoe UI Emoji"/>
          <w:b/>
          <w:bCs/>
        </w:rPr>
        <w:t>ii</w:t>
      </w:r>
      <w:proofErr w:type="spellEnd"/>
      <w:r w:rsidRPr="00EE36D1">
        <w:rPr>
          <w:rFonts w:ascii="Segoe UI Emoji" w:hAnsi="Segoe UI Emoji" w:cs="Segoe UI Emoji"/>
          <w:b/>
          <w:bCs/>
        </w:rPr>
        <w:t>) conteo — "entregas a plazo ganadas".</w:t>
      </w:r>
    </w:p>
    <w:p w14:paraId="5D2D4B1F" w14:textId="77777777" w:rsidR="00EE36D1" w:rsidRPr="00EE36D1" w:rsidRDefault="00EE36D1" w:rsidP="00EE36D1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>C0 — 28/40 → 70%. Objetivo &gt;90% → rojo. Carátula: "Entregas a plazo — medido en %". ✅</w:t>
      </w:r>
    </w:p>
    <w:p w14:paraId="2DA7D39B" w14:textId="77777777" w:rsidR="00EE36D1" w:rsidRPr="00EE36D1" w:rsidRDefault="00EE36D1" w:rsidP="00EE36D1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>C1 — 6 casillas de capacidad/</w:t>
      </w:r>
      <w:proofErr w:type="spellStart"/>
      <w:r w:rsidRPr="00EE36D1">
        <w:rPr>
          <w:rFonts w:ascii="Segoe UI Emoji" w:hAnsi="Segoe UI Emoji" w:cs="Segoe UI Emoji"/>
          <w:b/>
          <w:bCs/>
        </w:rPr>
        <w:t>intake</w:t>
      </w:r>
      <w:proofErr w:type="spellEnd"/>
      <w:r w:rsidRPr="00EE36D1">
        <w:rPr>
          <w:rFonts w:ascii="Segoe UI Emoji" w:hAnsi="Segoe UI Emoji" w:cs="Segoe UI Emoji"/>
          <w:b/>
          <w:bCs/>
        </w:rPr>
        <w:t xml:space="preserve"> (cola sin cerrar, trabajos mal explicados, carga mal repartida, falta </w:t>
      </w:r>
      <w:proofErr w:type="spellStart"/>
      <w:r w:rsidRPr="00EE36D1">
        <w:rPr>
          <w:rFonts w:ascii="Segoe UI Emoji" w:hAnsi="Segoe UI Emoji" w:cs="Segoe UI Emoji"/>
          <w:b/>
          <w:bCs/>
        </w:rPr>
        <w:t>info</w:t>
      </w:r>
      <w:proofErr w:type="spellEnd"/>
      <w:r w:rsidRPr="00EE36D1">
        <w:rPr>
          <w:rFonts w:ascii="Segoe UI Emoji" w:hAnsi="Segoe UI Emoji" w:cs="Segoe UI Emoji"/>
          <w:b/>
          <w:bCs/>
        </w:rPr>
        <w:t xml:space="preserve"> al empezar…). Coherentes. ✅</w:t>
      </w:r>
    </w:p>
    <w:p w14:paraId="1A6DB801" w14:textId="77777777" w:rsidR="00EE36D1" w:rsidRPr="00EE36D1" w:rsidRDefault="00EE36D1" w:rsidP="00EE36D1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 xml:space="preserve">C2 — </w:t>
      </w:r>
      <w:r w:rsidRPr="00EE36D1">
        <w:rPr>
          <w:rFonts w:ascii="Segoe UI Emoji" w:hAnsi="Segoe UI Emoji" w:cs="Segoe UI Emoji"/>
          <w:b/>
          <w:bCs/>
          <w:i/>
          <w:iCs/>
        </w:rPr>
        <w:t>Análisis de Carga</w:t>
      </w:r>
      <w:r w:rsidRPr="00EE36D1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EE36D1">
        <w:rPr>
          <w:rFonts w:ascii="Segoe UI Emoji" w:hAnsi="Segoe UI Emoji" w:cs="Segoe UI Emoji"/>
          <w:b/>
          <w:bCs/>
        </w:rPr>
        <w:t>family</w:t>
      </w:r>
      <w:proofErr w:type="spellEnd"/>
      <w:r w:rsidRPr="00EE36D1">
        <w:rPr>
          <w:rFonts w:ascii="Segoe UI Emoji" w:hAnsi="Segoe UI Emoji" w:cs="Segoe UI Emoji"/>
          <w:b/>
          <w:bCs/>
        </w:rPr>
        <w:t xml:space="preserve"> carga, ejes carga vs capacidad). 🟡 </w:t>
      </w:r>
      <w:r w:rsidRPr="00EE36D1">
        <w:rPr>
          <w:rFonts w:ascii="Segoe UI Emoji" w:hAnsi="Segoe UI Emoji" w:cs="Segoe UI Emoji"/>
          <w:b/>
          <w:bCs/>
          <w:i/>
          <w:iCs/>
        </w:rPr>
        <w:t>Observación menor:</w:t>
      </w:r>
      <w:r w:rsidRPr="00EE36D1">
        <w:rPr>
          <w:rFonts w:ascii="Segoe UI Emoji" w:hAnsi="Segoe UI Emoji" w:cs="Segoe UI Emoji"/>
          <w:b/>
          <w:bCs/>
        </w:rPr>
        <w:t xml:space="preserve"> sus 6 opciones son etiquetas cortas ("Entrada de tareas (</w:t>
      </w:r>
      <w:proofErr w:type="spellStart"/>
      <w:r w:rsidRPr="00EE36D1">
        <w:rPr>
          <w:rFonts w:ascii="Segoe UI Emoji" w:hAnsi="Segoe UI Emoji" w:cs="Segoe UI Emoji"/>
          <w:b/>
          <w:bCs/>
        </w:rPr>
        <w:t>intake</w:t>
      </w:r>
      <w:proofErr w:type="spellEnd"/>
      <w:r w:rsidRPr="00EE36D1">
        <w:rPr>
          <w:rFonts w:ascii="Segoe UI Emoji" w:hAnsi="Segoe UI Emoji" w:cs="Segoe UI Emoji"/>
          <w:b/>
          <w:bCs/>
        </w:rPr>
        <w:t>)", "Coordinación entre áreas"…), no frases de decisión completas como en otros síntomas. Funciona, pero se leen más flojas.</w:t>
      </w:r>
    </w:p>
    <w:p w14:paraId="7E38B7E8" w14:textId="77777777" w:rsidR="00EE36D1" w:rsidRPr="00EE36D1" w:rsidRDefault="00EE36D1" w:rsidP="00EE36D1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 xml:space="preserve">C3/C4 — </w:t>
      </w:r>
      <w:r w:rsidRPr="00EE36D1">
        <w:rPr>
          <w:rFonts w:ascii="Segoe UI Emoji" w:hAnsi="Segoe UI Emoji" w:cs="Segoe UI Emoji"/>
          <w:b/>
          <w:bCs/>
          <w:i/>
          <w:iCs/>
        </w:rPr>
        <w:t>Ishikawa</w:t>
      </w:r>
      <w:r w:rsidRPr="00EE36D1">
        <w:rPr>
          <w:rFonts w:ascii="Segoe UI Emoji" w:hAnsi="Segoe UI Emoji" w:cs="Segoe UI Emoji"/>
          <w:b/>
          <w:bCs/>
        </w:rPr>
        <w:t xml:space="preserve"> → </w:t>
      </w:r>
      <w:r w:rsidRPr="00EE36D1">
        <w:rPr>
          <w:rFonts w:ascii="Segoe UI Emoji" w:hAnsi="Segoe UI Emoji" w:cs="Segoe UI Emoji"/>
          <w:b/>
          <w:bCs/>
          <w:i/>
          <w:iCs/>
        </w:rPr>
        <w:t xml:space="preserve">Rediseño de </w:t>
      </w:r>
      <w:proofErr w:type="spellStart"/>
      <w:r w:rsidRPr="00EE36D1">
        <w:rPr>
          <w:rFonts w:ascii="Segoe UI Emoji" w:hAnsi="Segoe UI Emoji" w:cs="Segoe UI Emoji"/>
          <w:b/>
          <w:bCs/>
          <w:i/>
          <w:iCs/>
        </w:rPr>
        <w:t>intake</w:t>
      </w:r>
      <w:proofErr w:type="spellEnd"/>
      <w:r w:rsidRPr="00EE36D1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EE36D1">
        <w:rPr>
          <w:rFonts w:ascii="Segoe UI Emoji" w:hAnsi="Segoe UI Emoji" w:cs="Segoe UI Emoji"/>
          <w:b/>
          <w:bCs/>
        </w:rPr>
        <w:t>Cobrómetro</w:t>
      </w:r>
      <w:proofErr w:type="spellEnd"/>
      <w:r w:rsidRPr="00EE36D1">
        <w:rPr>
          <w:rFonts w:ascii="Segoe UI Emoji" w:hAnsi="Segoe UI Emoji" w:cs="Segoe UI Emoji"/>
          <w:b/>
          <w:bCs/>
        </w:rPr>
        <w:t xml:space="preserve"> "</w:t>
      </w:r>
      <w:proofErr w:type="spellStart"/>
      <w:r w:rsidRPr="00EE36D1">
        <w:rPr>
          <w:rFonts w:ascii="Segoe UI Emoji" w:hAnsi="Segoe UI Emoji" w:cs="Segoe UI Emoji"/>
          <w:b/>
          <w:bCs/>
        </w:rPr>
        <w:t>Nº</w:t>
      </w:r>
      <w:proofErr w:type="spellEnd"/>
      <w:r w:rsidRPr="00EE36D1">
        <w:rPr>
          <w:rFonts w:ascii="Segoe UI Emoji" w:hAnsi="Segoe UI Emoji" w:cs="Segoe UI Emoji"/>
          <w:b/>
          <w:bCs/>
        </w:rPr>
        <w:t xml:space="preserve"> de entregas a plazo ganadas". Iván arregla el </w:t>
      </w:r>
      <w:proofErr w:type="spellStart"/>
      <w:r w:rsidRPr="00EE36D1">
        <w:rPr>
          <w:rFonts w:ascii="Segoe UI Emoji" w:hAnsi="Segoe UI Emoji" w:cs="Segoe UI Emoji"/>
          <w:b/>
          <w:bCs/>
        </w:rPr>
        <w:t>intake</w:t>
      </w:r>
      <w:proofErr w:type="spellEnd"/>
      <w:r w:rsidRPr="00EE36D1">
        <w:rPr>
          <w:rFonts w:ascii="Segoe UI Emoji" w:hAnsi="Segoe UI Emoji" w:cs="Segoe UI Emoji"/>
          <w:b/>
          <w:bCs/>
        </w:rPr>
        <w:t xml:space="preserve"> → +9. ✅</w:t>
      </w:r>
    </w:p>
    <w:p w14:paraId="60F42C4D" w14:textId="77777777" w:rsidR="00EE36D1" w:rsidRPr="00EE36D1" w:rsidRDefault="00EE36D1" w:rsidP="00EE36D1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>C6 — conteo: (28+</w:t>
      </w:r>
      <w:proofErr w:type="gramStart"/>
      <w:r w:rsidRPr="00EE36D1">
        <w:rPr>
          <w:rFonts w:ascii="Segoe UI Emoji" w:hAnsi="Segoe UI Emoji" w:cs="Segoe UI Emoji"/>
          <w:b/>
          <w:bCs/>
        </w:rPr>
        <w:t>9)/</w:t>
      </w:r>
      <w:proofErr w:type="gramEnd"/>
      <w:r w:rsidRPr="00EE36D1">
        <w:rPr>
          <w:rFonts w:ascii="Segoe UI Emoji" w:hAnsi="Segoe UI Emoji" w:cs="Segoe UI Emoji"/>
          <w:b/>
          <w:bCs/>
        </w:rPr>
        <w:t>40 = 92,5%. 70% → 92,5% → Objetivo &gt;90%. ✅ Alcanza. Justi corregida.</w:t>
      </w:r>
    </w:p>
    <w:p w14:paraId="12546AE7" w14:textId="77777777" w:rsidR="00EE36D1" w:rsidRPr="00EE36D1" w:rsidRDefault="00EE36D1" w:rsidP="00EE36D1">
      <w:p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 xml:space="preserve">Veredicto: 🟢 (con una mejora menor de </w:t>
      </w:r>
      <w:proofErr w:type="spellStart"/>
      <w:r w:rsidRPr="00EE36D1">
        <w:rPr>
          <w:rFonts w:ascii="Segoe UI Emoji" w:hAnsi="Segoe UI Emoji" w:cs="Segoe UI Emoji"/>
          <w:b/>
          <w:bCs/>
        </w:rPr>
        <w:t>copy</w:t>
      </w:r>
      <w:proofErr w:type="spellEnd"/>
      <w:r w:rsidRPr="00EE36D1">
        <w:rPr>
          <w:rFonts w:ascii="Segoe UI Emoji" w:hAnsi="Segoe UI Emoji" w:cs="Segoe UI Emoji"/>
          <w:b/>
          <w:bCs/>
        </w:rPr>
        <w:t xml:space="preserve"> en las opciones de C2).</w:t>
      </w:r>
    </w:p>
    <w:p w14:paraId="4B95ED18" w14:textId="77777777" w:rsidR="00EE36D1" w:rsidRPr="00EE36D1" w:rsidRDefault="00EE36D1" w:rsidP="00EE36D1">
      <w:p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pict w14:anchorId="40E7B3B4">
          <v:rect id="_x0000_i1084" style="width:0;height:1.5pt" o:hralign="center" o:hrstd="t" o:hr="t" fillcolor="#a0a0a0" stroked="f"/>
        </w:pict>
      </w:r>
    </w:p>
    <w:p w14:paraId="51B58F01" w14:textId="77777777" w:rsidR="00EE36D1" w:rsidRPr="00EE36D1" w:rsidRDefault="00EE36D1" w:rsidP="00EE36D1">
      <w:p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>🟢 UNI-S3 · Fuga de Calidad Crónica — Listo para beta</w:t>
      </w:r>
    </w:p>
    <w:p w14:paraId="3D3BF8AC" w14:textId="77777777" w:rsidR="00EE36D1" w:rsidRPr="00EE36D1" w:rsidRDefault="00EE36D1" w:rsidP="00EE36D1">
      <w:p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 xml:space="preserve">Perfil: </w:t>
      </w:r>
      <w:r w:rsidRPr="00EE36D1">
        <w:rPr>
          <w:rFonts w:ascii="Segoe UI Emoji" w:hAnsi="Segoe UI Emoji" w:cs="Segoe UI Emoji"/>
          <w:b/>
          <w:bCs/>
          <w:i/>
          <w:iCs/>
        </w:rPr>
        <w:t>Marisa, laboratorio de análisis (Toledo), 6 personas. De 200 entregas, 18 requirieron corrección o queja → 9%. Plan PIE.</w:t>
      </w:r>
      <w:r w:rsidRPr="00EE36D1">
        <w:rPr>
          <w:rFonts w:ascii="Segoe UI Emoji" w:hAnsi="Segoe UI Emoji" w:cs="Segoe UI Emoji"/>
          <w:b/>
          <w:bCs/>
        </w:rPr>
        <w:br/>
        <w:t>Recuperación: Cubo (</w:t>
      </w:r>
      <w:proofErr w:type="spellStart"/>
      <w:r w:rsidRPr="00EE36D1">
        <w:rPr>
          <w:rFonts w:ascii="Segoe UI Emoji" w:hAnsi="Segoe UI Emoji" w:cs="Segoe UI Emoji"/>
          <w:b/>
          <w:bCs/>
        </w:rPr>
        <w:t>ii</w:t>
      </w:r>
      <w:proofErr w:type="spellEnd"/>
      <w:r w:rsidRPr="00EE36D1">
        <w:rPr>
          <w:rFonts w:ascii="Segoe UI Emoji" w:hAnsi="Segoe UI Emoji" w:cs="Segoe UI Emoji"/>
          <w:b/>
          <w:bCs/>
        </w:rPr>
        <w:t>) conteo, "menos es mejor" — "retrabajos evitados".</w:t>
      </w:r>
    </w:p>
    <w:p w14:paraId="40BFBA1F" w14:textId="77777777" w:rsidR="00EE36D1" w:rsidRPr="00EE36D1" w:rsidRDefault="00EE36D1" w:rsidP="00EE36D1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>C0 — 18/200 → 9%. Objetivo &lt;5% → rojo. Carátula: "Retrabajo — medido en %". ✅</w:t>
      </w:r>
    </w:p>
    <w:p w14:paraId="165416B9" w14:textId="77777777" w:rsidR="00EE36D1" w:rsidRPr="00EE36D1" w:rsidRDefault="00EE36D1" w:rsidP="00EE36D1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>C1 — 6 casillas de calidad (mismos errores recurrentes, retrabajo que come margen, fallos en la misma fase, quejas repetidas, calidad según quién entrega, sin protocolo de verificación). Coherentes. ✅</w:t>
      </w:r>
    </w:p>
    <w:p w14:paraId="32F87A6B" w14:textId="77777777" w:rsidR="00EE36D1" w:rsidRPr="00EE36D1" w:rsidRDefault="00EE36D1" w:rsidP="00EE36D1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 xml:space="preserve">C2 — </w:t>
      </w:r>
      <w:r w:rsidRPr="00EE36D1">
        <w:rPr>
          <w:rFonts w:ascii="Segoe UI Emoji" w:hAnsi="Segoe UI Emoji" w:cs="Segoe UI Emoji"/>
          <w:b/>
          <w:bCs/>
          <w:i/>
          <w:iCs/>
        </w:rPr>
        <w:t>Pareto de Fallos</w:t>
      </w:r>
      <w:r w:rsidRPr="00EE36D1">
        <w:rPr>
          <w:rFonts w:ascii="Segoe UI Emoji" w:hAnsi="Segoe UI Emoji" w:cs="Segoe UI Emoji"/>
          <w:b/>
          <w:bCs/>
        </w:rPr>
        <w:t xml:space="preserve"> (matriz): frecuencia, coste, origen, impacto externo, consistencia, estándar. ✅</w:t>
      </w:r>
    </w:p>
    <w:p w14:paraId="017D3217" w14:textId="77777777" w:rsidR="00EE36D1" w:rsidRPr="00EE36D1" w:rsidRDefault="00EE36D1" w:rsidP="00EE36D1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 xml:space="preserve">C3/C4 — </w:t>
      </w:r>
      <w:r w:rsidRPr="00EE36D1">
        <w:rPr>
          <w:rFonts w:ascii="Segoe UI Emoji" w:hAnsi="Segoe UI Emoji" w:cs="Segoe UI Emoji"/>
          <w:b/>
          <w:bCs/>
          <w:i/>
          <w:iCs/>
        </w:rPr>
        <w:t>5 Porqués</w:t>
      </w:r>
      <w:r w:rsidRPr="00EE36D1">
        <w:rPr>
          <w:rFonts w:ascii="Segoe UI Emoji" w:hAnsi="Segoe UI Emoji" w:cs="Segoe UI Emoji"/>
          <w:b/>
          <w:bCs/>
        </w:rPr>
        <w:t xml:space="preserve"> → </w:t>
      </w:r>
      <w:r w:rsidRPr="00EE36D1">
        <w:rPr>
          <w:rFonts w:ascii="Segoe UI Emoji" w:hAnsi="Segoe UI Emoji" w:cs="Segoe UI Emoji"/>
          <w:b/>
          <w:bCs/>
          <w:i/>
          <w:iCs/>
        </w:rPr>
        <w:t>Plan de calidad continua</w:t>
      </w:r>
      <w:r w:rsidRPr="00EE36D1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EE36D1">
        <w:rPr>
          <w:rFonts w:ascii="Segoe UI Emoji" w:hAnsi="Segoe UI Emoji" w:cs="Segoe UI Emoji"/>
          <w:b/>
          <w:bCs/>
        </w:rPr>
        <w:t>Cobrómetro</w:t>
      </w:r>
      <w:proofErr w:type="spellEnd"/>
      <w:r w:rsidRPr="00EE36D1">
        <w:rPr>
          <w:rFonts w:ascii="Segoe UI Emoji" w:hAnsi="Segoe UI Emoji" w:cs="Segoe UI Emoji"/>
          <w:b/>
          <w:bCs/>
        </w:rPr>
        <w:t xml:space="preserve"> "</w:t>
      </w:r>
      <w:proofErr w:type="spellStart"/>
      <w:r w:rsidRPr="00EE36D1">
        <w:rPr>
          <w:rFonts w:ascii="Segoe UI Emoji" w:hAnsi="Segoe UI Emoji" w:cs="Segoe UI Emoji"/>
          <w:b/>
          <w:bCs/>
        </w:rPr>
        <w:t>Nº</w:t>
      </w:r>
      <w:proofErr w:type="spellEnd"/>
      <w:r w:rsidRPr="00EE36D1">
        <w:rPr>
          <w:rFonts w:ascii="Segoe UI Emoji" w:hAnsi="Segoe UI Emoji" w:cs="Segoe UI Emoji"/>
          <w:b/>
          <w:bCs/>
        </w:rPr>
        <w:t xml:space="preserve"> de retrabajos evitados". Marisa cierra el fallo en origen → −10. ✅</w:t>
      </w:r>
    </w:p>
    <w:p w14:paraId="3AF76051" w14:textId="77777777" w:rsidR="00EE36D1" w:rsidRPr="00EE36D1" w:rsidRDefault="00EE36D1" w:rsidP="00EE36D1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lastRenderedPageBreak/>
        <w:t>C6 — conteo (menos es mejor): (18−</w:t>
      </w:r>
      <w:proofErr w:type="gramStart"/>
      <w:r w:rsidRPr="00EE36D1">
        <w:rPr>
          <w:rFonts w:ascii="Segoe UI Emoji" w:hAnsi="Segoe UI Emoji" w:cs="Segoe UI Emoji"/>
          <w:b/>
          <w:bCs/>
        </w:rPr>
        <w:t>10)/</w:t>
      </w:r>
      <w:proofErr w:type="gramEnd"/>
      <w:r w:rsidRPr="00EE36D1">
        <w:rPr>
          <w:rFonts w:ascii="Segoe UI Emoji" w:hAnsi="Segoe UI Emoji" w:cs="Segoe UI Emoji"/>
          <w:b/>
          <w:bCs/>
        </w:rPr>
        <w:t>200 = 4%. 9% → 4% → Objetivo &lt;5%. ✅ Baja por debajo del objetivo. Justi correcta.</w:t>
      </w:r>
    </w:p>
    <w:p w14:paraId="3F36D39A" w14:textId="77777777" w:rsidR="00EE36D1" w:rsidRPr="00EE36D1" w:rsidRDefault="00EE36D1" w:rsidP="00EE36D1">
      <w:p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>Veredicto: 🟢.</w:t>
      </w:r>
    </w:p>
    <w:p w14:paraId="35608786" w14:textId="77777777" w:rsidR="00EE36D1" w:rsidRPr="00EE36D1" w:rsidRDefault="00EE36D1" w:rsidP="00EE36D1">
      <w:p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pict w14:anchorId="13E5CFD1">
          <v:rect id="_x0000_i1085" style="width:0;height:1.5pt" o:hralign="center" o:hrstd="t" o:hr="t" fillcolor="#a0a0a0" stroked="f"/>
        </w:pict>
      </w:r>
    </w:p>
    <w:p w14:paraId="533BEB95" w14:textId="77777777" w:rsidR="00EE36D1" w:rsidRPr="00EE36D1" w:rsidRDefault="00EE36D1" w:rsidP="00EE36D1">
      <w:p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>UNI cerrada: los 3 en verde 🟢 — tras corregir dos justi_capa6 mías que el barrido anterior había dejado pasar.</w:t>
      </w:r>
    </w:p>
    <w:p w14:paraId="3CC98D0B" w14:textId="77777777" w:rsidR="00EE36D1" w:rsidRPr="00EE36D1" w:rsidRDefault="00EE36D1" w:rsidP="00EE36D1">
      <w:pPr>
        <w:rPr>
          <w:rFonts w:ascii="Segoe UI Emoji" w:hAnsi="Segoe UI Emoji" w:cs="Segoe UI Emoji"/>
          <w:b/>
          <w:bCs/>
        </w:rPr>
      </w:pPr>
      <w:r w:rsidRPr="00EE36D1">
        <w:rPr>
          <w:rFonts w:ascii="Segoe UI Emoji" w:hAnsi="Segoe UI Emoji" w:cs="Segoe UI Emoji"/>
          <w:b/>
          <w:bCs/>
        </w:rPr>
        <w:t xml:space="preserve">Y esto me deja una espina honesta: mi barrido de justi_capa6 tuvo falsos negativos (di por buenas UNI-S1 y UNI-S2). Cuando cerremos las especialidades, te recomiendo un </w:t>
      </w:r>
      <w:proofErr w:type="spellStart"/>
      <w:r w:rsidRPr="00EE36D1">
        <w:rPr>
          <w:rFonts w:ascii="Segoe UI Emoji" w:hAnsi="Segoe UI Emoji" w:cs="Segoe UI Emoji"/>
          <w:b/>
          <w:bCs/>
        </w:rPr>
        <w:t>re-barrido</w:t>
      </w:r>
      <w:proofErr w:type="spellEnd"/>
      <w:r w:rsidRPr="00EE36D1">
        <w:rPr>
          <w:rFonts w:ascii="Segoe UI Emoji" w:hAnsi="Segoe UI Emoji" w:cs="Segoe UI Emoji"/>
          <w:b/>
          <w:bCs/>
        </w:rPr>
        <w:t xml:space="preserve"> más estricto de las 4 justificaciones × 30 síntomas, comparando cada una contra la dirección y la métrica exacta del KPI, para cazar cualquier otra que se me colara.</w:t>
      </w:r>
    </w:p>
    <w:p w14:paraId="0931660E" w14:textId="77777777" w:rsidR="00EE36D1" w:rsidRDefault="00EE36D1" w:rsidP="00023819">
      <w:pPr>
        <w:rPr>
          <w:rFonts w:ascii="Segoe UI Emoji" w:hAnsi="Segoe UI Emoji" w:cs="Segoe UI Emoji"/>
          <w:b/>
          <w:bCs/>
        </w:rPr>
      </w:pPr>
    </w:p>
    <w:p w14:paraId="550767D1" w14:textId="77777777" w:rsidR="00EE36D1" w:rsidRDefault="00EE36D1" w:rsidP="00023819">
      <w:pPr>
        <w:rPr>
          <w:rFonts w:ascii="Segoe UI Emoji" w:hAnsi="Segoe UI Emoji" w:cs="Segoe UI Emoji"/>
          <w:b/>
          <w:bCs/>
        </w:rPr>
      </w:pPr>
    </w:p>
    <w:p w14:paraId="3ADC3C86" w14:textId="77777777" w:rsidR="000E3386" w:rsidRDefault="000E3386" w:rsidP="00023819">
      <w:pPr>
        <w:rPr>
          <w:rFonts w:ascii="Segoe UI Emoji" w:hAnsi="Segoe UI Emoji" w:cs="Segoe UI Emoji"/>
          <w:b/>
          <w:bCs/>
        </w:rPr>
      </w:pPr>
    </w:p>
    <w:p w14:paraId="6E03E214" w14:textId="77777777" w:rsidR="000E3386" w:rsidRDefault="000E3386" w:rsidP="00023819">
      <w:pPr>
        <w:rPr>
          <w:rFonts w:ascii="Segoe UI Emoji" w:hAnsi="Segoe UI Emoji" w:cs="Segoe UI Emoji"/>
          <w:b/>
          <w:bCs/>
        </w:rPr>
      </w:pPr>
    </w:p>
    <w:p w14:paraId="27FF6A40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Proceso de pensamiento</w:t>
      </w:r>
    </w:p>
    <w:p w14:paraId="0C9BDC9D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Proceso de pensamiento</w:t>
      </w:r>
    </w:p>
    <w:p w14:paraId="526B31D3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Claro — los tres, con el CARDIO-S2 ya arreglado (</w:t>
      </w:r>
      <w:proofErr w:type="spellStart"/>
      <w:r w:rsidRPr="000E3386">
        <w:rPr>
          <w:rFonts w:ascii="Segoe UI Emoji" w:hAnsi="Segoe UI Emoji" w:cs="Segoe UI Emoji"/>
          <w:b/>
          <w:bCs/>
        </w:rPr>
        <w:t>re-medición</w:t>
      </w:r>
      <w:proofErr w:type="spellEnd"/>
      <w:r w:rsidRPr="000E3386">
        <w:rPr>
          <w:rFonts w:ascii="Segoe UI Emoji" w:hAnsi="Segoe UI Emoji" w:cs="Segoe UI Emoji"/>
          <w:b/>
          <w:bCs/>
        </w:rPr>
        <w:t>):</w:t>
      </w:r>
    </w:p>
    <w:p w14:paraId="75634DBB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pict w14:anchorId="58FE0FE1">
          <v:rect id="_x0000_i1107" style="width:0;height:0" o:hralign="center" o:hrstd="t" o:hr="t" fillcolor="#a0a0a0" stroked="f"/>
        </w:pict>
      </w:r>
    </w:p>
    <w:p w14:paraId="7DA9F637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🟢 CARDIO-S1 · Atrofia Comercial — Listo para beta</w:t>
      </w:r>
    </w:p>
    <w:p w14:paraId="7C57A2C6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Perfil: </w:t>
      </w:r>
      <w:r w:rsidRPr="000E3386">
        <w:rPr>
          <w:rFonts w:ascii="Segoe UI Emoji" w:hAnsi="Segoe UI Emoji" w:cs="Segoe UI Emoji"/>
          <w:b/>
          <w:bCs/>
          <w:i/>
          <w:iCs/>
        </w:rPr>
        <w:t>Carlos, taller mecánico (Albacete), 2 mecánicos. 6 clientes nuevos de 40 → 15%. Plan PIE.</w:t>
      </w:r>
      <w:r w:rsidRPr="000E3386">
        <w:rPr>
          <w:rFonts w:ascii="Segoe UI Emoji" w:hAnsi="Segoe UI Emoji" w:cs="Segoe UI Emoji"/>
          <w:b/>
          <w:bCs/>
        </w:rPr>
        <w:br/>
        <w:t>Recuperación: Cubo (</w:t>
      </w:r>
      <w:proofErr w:type="spellStart"/>
      <w:r w:rsidRPr="000E3386">
        <w:rPr>
          <w:rFonts w:ascii="Segoe UI Emoji" w:hAnsi="Segoe UI Emoji" w:cs="Segoe UI Emoji"/>
          <w:b/>
          <w:bCs/>
        </w:rPr>
        <w:t>ii</w:t>
      </w:r>
      <w:proofErr w:type="spellEnd"/>
      <w:r w:rsidRPr="000E3386">
        <w:rPr>
          <w:rFonts w:ascii="Segoe UI Emoji" w:hAnsi="Segoe UI Emoji" w:cs="Segoe UI Emoji"/>
          <w:b/>
          <w:bCs/>
        </w:rPr>
        <w:t>) conteo — "nuevos clientes captados".</w:t>
      </w:r>
    </w:p>
    <w:p w14:paraId="490C7D71" w14:textId="77777777" w:rsidR="000E3386" w:rsidRPr="000E3386" w:rsidRDefault="000E3386" w:rsidP="000E338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C0 — 6/40 → 15%. Objetivo &gt;20% → rojo. Carátula: "Clientes nuevos — medido en %". ✅</w:t>
      </w:r>
    </w:p>
    <w:p w14:paraId="7F352719" w14:textId="77777777" w:rsidR="000E3386" w:rsidRPr="000E3386" w:rsidRDefault="000E3386" w:rsidP="000E338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C1 — 6 casillas todas de captación (dependo del boca a boca, sin presencia digital, sin protocolo para convertir, sin canal dominante, sin sistema de referidos, sin objetivo mensual). Coherentes. ✅</w:t>
      </w:r>
    </w:p>
    <w:p w14:paraId="3529DC20" w14:textId="77777777" w:rsidR="000E3386" w:rsidRPr="000E3386" w:rsidRDefault="000E3386" w:rsidP="000E338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C2 — </w:t>
      </w:r>
      <w:r w:rsidRPr="000E3386">
        <w:rPr>
          <w:rFonts w:ascii="Segoe UI Emoji" w:hAnsi="Segoe UI Emoji" w:cs="Segoe UI Emoji"/>
          <w:b/>
          <w:bCs/>
          <w:i/>
          <w:iCs/>
        </w:rPr>
        <w:t>Análisis de Riesgos</w:t>
      </w:r>
      <w:r w:rsidRPr="000E3386">
        <w:rPr>
          <w:rFonts w:ascii="Segoe UI Emoji" w:hAnsi="Segoe UI Emoji" w:cs="Segoe UI Emoji"/>
          <w:b/>
          <w:bCs/>
        </w:rPr>
        <w:t> (matriz). Prioriza sus riesgos comerciales. C1→C2 intacto. ✅</w:t>
      </w:r>
    </w:p>
    <w:p w14:paraId="21EE7CC9" w14:textId="77777777" w:rsidR="000E3386" w:rsidRPr="000E3386" w:rsidRDefault="000E3386" w:rsidP="000E338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lastRenderedPageBreak/>
        <w:t>C3/C4 — </w:t>
      </w:r>
      <w:r w:rsidRPr="000E3386">
        <w:rPr>
          <w:rFonts w:ascii="Segoe UI Emoji" w:hAnsi="Segoe UI Emoji" w:cs="Segoe UI Emoji"/>
          <w:b/>
          <w:bCs/>
          <w:i/>
          <w:iCs/>
        </w:rPr>
        <w:t>Auditoría Comercial</w:t>
      </w:r>
      <w:r w:rsidRPr="000E3386">
        <w:rPr>
          <w:rFonts w:ascii="Segoe UI Emoji" w:hAnsi="Segoe UI Emoji" w:cs="Segoe UI Emoji"/>
          <w:b/>
          <w:bCs/>
        </w:rPr>
        <w:t> → </w:t>
      </w:r>
      <w:r w:rsidRPr="000E3386">
        <w:rPr>
          <w:rFonts w:ascii="Segoe UI Emoji" w:hAnsi="Segoe UI Emoji" w:cs="Segoe UI Emoji"/>
          <w:b/>
          <w:bCs/>
          <w:i/>
          <w:iCs/>
        </w:rPr>
        <w:t>Arquitectura Comercial</w:t>
      </w:r>
      <w:r w:rsidRPr="000E3386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0E3386">
        <w:rPr>
          <w:rFonts w:ascii="Segoe UI Emoji" w:hAnsi="Segoe UI Emoji" w:cs="Segoe UI Emoji"/>
          <w:b/>
          <w:bCs/>
        </w:rPr>
        <w:t>Cobrómetro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pide "</w:t>
      </w:r>
      <w:proofErr w:type="spellStart"/>
      <w:r w:rsidRPr="000E3386">
        <w:rPr>
          <w:rFonts w:ascii="Segoe UI Emoji" w:hAnsi="Segoe UI Emoji" w:cs="Segoe UI Emoji"/>
          <w:b/>
          <w:bCs/>
        </w:rPr>
        <w:t>Nº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de nuevos clientes captados". Carlos monta un canal de captación → +3. ✅</w:t>
      </w:r>
    </w:p>
    <w:p w14:paraId="5535F798" w14:textId="77777777" w:rsidR="000E3386" w:rsidRPr="000E3386" w:rsidRDefault="000E3386" w:rsidP="000E338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C6 — conteo: (6+</w:t>
      </w:r>
      <w:proofErr w:type="gramStart"/>
      <w:r w:rsidRPr="000E3386">
        <w:rPr>
          <w:rFonts w:ascii="Segoe UI Emoji" w:hAnsi="Segoe UI Emoji" w:cs="Segoe UI Emoji"/>
          <w:b/>
          <w:bCs/>
        </w:rPr>
        <w:t>3)/</w:t>
      </w:r>
      <w:proofErr w:type="gramEnd"/>
      <w:r w:rsidRPr="000E3386">
        <w:rPr>
          <w:rFonts w:ascii="Segoe UI Emoji" w:hAnsi="Segoe UI Emoji" w:cs="Segoe UI Emoji"/>
          <w:b/>
          <w:bCs/>
        </w:rPr>
        <w:t>40 = 22,5%. Inicio 15% → Actual 22,5% → Objetivo &gt;20%. ✅ Supera. Sin input manual.</w:t>
      </w:r>
    </w:p>
    <w:p w14:paraId="1268747D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Veredicto: 🟢.</w:t>
      </w:r>
    </w:p>
    <w:p w14:paraId="4C4992F6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pict w14:anchorId="25B40268">
          <v:rect id="_x0000_i1108" style="width:0;height:0" o:hralign="center" o:hrstd="t" o:hr="t" fillcolor="#a0a0a0" stroked="f"/>
        </w:pict>
      </w:r>
    </w:p>
    <w:p w14:paraId="3D97C002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🟢 CARDIO-S2 · Arritmia Comercial — Listo para beta </w:t>
      </w:r>
      <w:r w:rsidRPr="000E3386">
        <w:rPr>
          <w:rFonts w:ascii="Segoe UI Emoji" w:hAnsi="Segoe UI Emoji" w:cs="Segoe UI Emoji"/>
          <w:b/>
          <w:bCs/>
          <w:i/>
          <w:iCs/>
        </w:rPr>
        <w:t xml:space="preserve">(desbloqueado con la </w:t>
      </w:r>
      <w:proofErr w:type="spellStart"/>
      <w:r w:rsidRPr="000E3386">
        <w:rPr>
          <w:rFonts w:ascii="Segoe UI Emoji" w:hAnsi="Segoe UI Emoji" w:cs="Segoe UI Emoji"/>
          <w:b/>
          <w:bCs/>
          <w:i/>
          <w:iCs/>
        </w:rPr>
        <w:t>re-medición</w:t>
      </w:r>
      <w:proofErr w:type="spellEnd"/>
      <w:r w:rsidRPr="000E3386">
        <w:rPr>
          <w:rFonts w:ascii="Segoe UI Emoji" w:hAnsi="Segoe UI Emoji" w:cs="Segoe UI Emoji"/>
          <w:b/>
          <w:bCs/>
          <w:i/>
          <w:iCs/>
        </w:rPr>
        <w:t>)</w:t>
      </w:r>
    </w:p>
    <w:p w14:paraId="01ADE200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Perfil: </w:t>
      </w:r>
      <w:r w:rsidRPr="000E3386">
        <w:rPr>
          <w:rFonts w:ascii="Segoe UI Emoji" w:hAnsi="Segoe UI Emoji" w:cs="Segoe UI Emoji"/>
          <w:b/>
          <w:bCs/>
          <w:i/>
          <w:iCs/>
        </w:rPr>
        <w:t>Diego, agencia de eventos "Momentum" (Málaga), 4 personas. Mejor mes 20.000€, peor mes 8.000€ → 40%. Plan PIE.</w:t>
      </w:r>
      <w:r w:rsidRPr="000E3386">
        <w:rPr>
          <w:rFonts w:ascii="Segoe UI Emoji" w:hAnsi="Segoe UI Emoji" w:cs="Segoe UI Emoji"/>
          <w:b/>
          <w:bCs/>
        </w:rPr>
        <w:br/>
        <w:t>Recuperación: Cubo (i*) estructural — se cierra </w:t>
      </w:r>
      <w:proofErr w:type="spellStart"/>
      <w:r w:rsidRPr="000E3386">
        <w:rPr>
          <w:rFonts w:ascii="Segoe UI Emoji" w:hAnsi="Segoe UI Emoji" w:cs="Segoe UI Emoji"/>
          <w:b/>
          <w:bCs/>
        </w:rPr>
        <w:t>re-midiendo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, no por </w:t>
      </w:r>
      <w:proofErr w:type="spellStart"/>
      <w:r w:rsidRPr="000E3386">
        <w:rPr>
          <w:rFonts w:ascii="Segoe UI Emoji" w:hAnsi="Segoe UI Emoji" w:cs="Segoe UI Emoji"/>
          <w:b/>
          <w:bCs/>
        </w:rPr>
        <w:t>recovery</w:t>
      </w:r>
      <w:proofErr w:type="spellEnd"/>
      <w:r w:rsidRPr="000E3386">
        <w:rPr>
          <w:rFonts w:ascii="Segoe UI Emoji" w:hAnsi="Segoe UI Emoji" w:cs="Segoe UI Emoji"/>
          <w:b/>
          <w:bCs/>
        </w:rPr>
        <w:t>.</w:t>
      </w:r>
    </w:p>
    <w:p w14:paraId="06C3C23E" w14:textId="77777777" w:rsidR="000E3386" w:rsidRPr="000E3386" w:rsidRDefault="000E3386" w:rsidP="000E338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C0 — 8.000 / 20.000 → 40%. Objetivo &gt;60% → rojo. Carátula: "Regularidad de ventas — medido en %". ✅</w:t>
      </w:r>
    </w:p>
    <w:p w14:paraId="1EFF6665" w14:textId="77777777" w:rsidR="000E3386" w:rsidRPr="000E3386" w:rsidRDefault="000E3386" w:rsidP="000E338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C1 — 6 casillas de cadencia/regularidad (facturación irregular, sin </w:t>
      </w:r>
      <w:proofErr w:type="spellStart"/>
      <w:r w:rsidRPr="000E3386">
        <w:rPr>
          <w:rFonts w:ascii="Segoe UI Emoji" w:hAnsi="Segoe UI Emoji" w:cs="Segoe UI Emoji"/>
          <w:b/>
          <w:bCs/>
        </w:rPr>
        <w:t>forecast</w:t>
      </w:r>
      <w:proofErr w:type="spellEnd"/>
      <w:r w:rsidRPr="000E3386">
        <w:rPr>
          <w:rFonts w:ascii="Segoe UI Emoji" w:hAnsi="Segoe UI Emoji" w:cs="Segoe UI Emoji"/>
          <w:b/>
          <w:bCs/>
        </w:rPr>
        <w:t>, pipeline atascado, seguimiento sin cadencia…). Coherentes. ✅</w:t>
      </w:r>
    </w:p>
    <w:p w14:paraId="4707FF0F" w14:textId="77777777" w:rsidR="000E3386" w:rsidRPr="000E3386" w:rsidRDefault="000E3386" w:rsidP="000E338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C2 — </w:t>
      </w:r>
      <w:r w:rsidRPr="000E3386">
        <w:rPr>
          <w:rFonts w:ascii="Segoe UI Emoji" w:hAnsi="Segoe UI Emoji" w:cs="Segoe UI Emoji"/>
          <w:b/>
          <w:bCs/>
          <w:i/>
          <w:iCs/>
        </w:rPr>
        <w:t>Regla 5/25</w:t>
      </w:r>
      <w:r w:rsidRPr="000E3386">
        <w:rPr>
          <w:rFonts w:ascii="Segoe UI Emoji" w:hAnsi="Segoe UI Emoji" w:cs="Segoe UI Emoji"/>
          <w:b/>
          <w:bCs/>
        </w:rPr>
        <w:t> (</w:t>
      </w:r>
      <w:proofErr w:type="spellStart"/>
      <w:r w:rsidRPr="000E3386">
        <w:rPr>
          <w:rFonts w:ascii="Segoe UI Emoji" w:hAnsi="Segoe UI Emoji" w:cs="Segoe UI Emoji"/>
          <w:b/>
          <w:bCs/>
        </w:rPr>
        <w:t>family</w:t>
      </w:r>
      <w:proofErr w:type="spellEnd"/>
      <w:r w:rsidRPr="000E3386">
        <w:rPr>
          <w:rFonts w:ascii="Segoe UI Emoji" w:hAnsi="Segoe UI Emoji" w:cs="Segoe UI Emoji"/>
          <w:b/>
          <w:bCs/>
        </w:rPr>
        <w:t> regla): elige los pocos elementos de cadencia rotos que más pesan. ✅</w:t>
      </w:r>
    </w:p>
    <w:p w14:paraId="18D0ACE5" w14:textId="77777777" w:rsidR="000E3386" w:rsidRPr="000E3386" w:rsidRDefault="000E3386" w:rsidP="000E338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C3/C4 — </w:t>
      </w:r>
      <w:r w:rsidRPr="000E3386">
        <w:rPr>
          <w:rFonts w:ascii="Segoe UI Emoji" w:hAnsi="Segoe UI Emoji" w:cs="Segoe UI Emoji"/>
          <w:b/>
          <w:bCs/>
          <w:i/>
          <w:iCs/>
        </w:rPr>
        <w:t>Mapa de Canales</w:t>
      </w:r>
      <w:r w:rsidRPr="000E3386">
        <w:rPr>
          <w:rFonts w:ascii="Segoe UI Emoji" w:hAnsi="Segoe UI Emoji" w:cs="Segoe UI Emoji"/>
          <w:b/>
          <w:bCs/>
        </w:rPr>
        <w:t> → </w:t>
      </w:r>
      <w:r w:rsidRPr="000E3386">
        <w:rPr>
          <w:rFonts w:ascii="Segoe UI Emoji" w:hAnsi="Segoe UI Emoji" w:cs="Segoe UI Emoji"/>
          <w:b/>
          <w:bCs/>
          <w:i/>
          <w:iCs/>
        </w:rPr>
        <w:t>Plan de Activación</w:t>
      </w:r>
      <w:r w:rsidRPr="000E3386">
        <w:rPr>
          <w:rFonts w:ascii="Segoe UI Emoji" w:hAnsi="Segoe UI Emoji" w:cs="Segoe UI Emoji"/>
          <w:b/>
          <w:bCs/>
        </w:rPr>
        <w:t xml:space="preserve">. Diego instala reunión comercial semanal + </w:t>
      </w:r>
      <w:proofErr w:type="spellStart"/>
      <w:r w:rsidRPr="000E3386">
        <w:rPr>
          <w:rFonts w:ascii="Segoe UI Emoji" w:hAnsi="Segoe UI Emoji" w:cs="Segoe UI Emoji"/>
          <w:b/>
          <w:bCs/>
        </w:rPr>
        <w:t>forecast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+ protocolo de seguimiento. ✅</w:t>
      </w:r>
    </w:p>
    <w:p w14:paraId="18857F19" w14:textId="77777777" w:rsidR="000E3386" w:rsidRPr="000E3386" w:rsidRDefault="000E3386" w:rsidP="000E338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C6 — 🆕 Aquí está lo nuevo. El panel muestra el recuadro "🔄 </w:t>
      </w:r>
      <w:proofErr w:type="spellStart"/>
      <w:r w:rsidRPr="000E3386">
        <w:rPr>
          <w:rFonts w:ascii="Segoe UI Emoji" w:hAnsi="Segoe UI Emoji" w:cs="Segoe UI Emoji"/>
          <w:b/>
          <w:bCs/>
        </w:rPr>
        <w:t>Re-mide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tu KPI al cierre del ciclo" con dos campos: </w:t>
      </w:r>
      <w:r w:rsidRPr="000E3386">
        <w:rPr>
          <w:rFonts w:ascii="Segoe UI Emoji" w:hAnsi="Segoe UI Emoji" w:cs="Segoe UI Emoji"/>
          <w:b/>
          <w:bCs/>
          <w:i/>
          <w:iCs/>
        </w:rPr>
        <w:t>Ventas del peor mes</w:t>
      </w:r>
      <w:r w:rsidRPr="000E3386">
        <w:rPr>
          <w:rFonts w:ascii="Segoe UI Emoji" w:hAnsi="Segoe UI Emoji" w:cs="Segoe UI Emoji"/>
          <w:b/>
          <w:bCs/>
        </w:rPr>
        <w:t> / </w:t>
      </w:r>
      <w:r w:rsidRPr="000E3386">
        <w:rPr>
          <w:rFonts w:ascii="Segoe UI Emoji" w:hAnsi="Segoe UI Emoji" w:cs="Segoe UI Emoji"/>
          <w:b/>
          <w:bCs/>
          <w:i/>
          <w:iCs/>
        </w:rPr>
        <w:t>Ventas del mejor mes</w:t>
      </w:r>
      <w:r w:rsidRPr="000E3386">
        <w:rPr>
          <w:rFonts w:ascii="Segoe UI Emoji" w:hAnsi="Segoe UI Emoji" w:cs="Segoe UI Emoji"/>
          <w:b/>
          <w:bCs/>
        </w:rPr>
        <w:t xml:space="preserve">. Tras el ciclo, el peor mes de Diego sube a 14.000€ → introduce 14.000 / 20.000 → el KPI se recalcula a 70%. Inicio 40% → Actual 70% → Objetivo &gt;60%. ✅ Supera, y el Alta se desbloquea (antes de este arreglo se quedaba en 40% y no cerraba nunca). Sin input manual del KPI: </w:t>
      </w:r>
      <w:proofErr w:type="spellStart"/>
      <w:r w:rsidRPr="000E3386">
        <w:rPr>
          <w:rFonts w:ascii="Segoe UI Emoji" w:hAnsi="Segoe UI Emoji" w:cs="Segoe UI Emoji"/>
          <w:b/>
          <w:bCs/>
        </w:rPr>
        <w:t>re-mide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el dato objetivo, no teclea el resultado.</w:t>
      </w:r>
    </w:p>
    <w:p w14:paraId="54699482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Veredicto: 🟢 </w:t>
      </w:r>
      <w:r w:rsidRPr="000E3386">
        <w:rPr>
          <w:rFonts w:ascii="Segoe UI Emoji" w:hAnsi="Segoe UI Emoji" w:cs="Segoe UI Emoji"/>
          <w:b/>
          <w:bCs/>
          <w:i/>
          <w:iCs/>
        </w:rPr>
        <w:t xml:space="preserve">(era 🟠 — bloqueaba el Alta; resuelto con la </w:t>
      </w:r>
      <w:proofErr w:type="spellStart"/>
      <w:r w:rsidRPr="000E3386">
        <w:rPr>
          <w:rFonts w:ascii="Segoe UI Emoji" w:hAnsi="Segoe UI Emoji" w:cs="Segoe UI Emoji"/>
          <w:b/>
          <w:bCs/>
          <w:i/>
          <w:iCs/>
        </w:rPr>
        <w:t>re-medición</w:t>
      </w:r>
      <w:proofErr w:type="spellEnd"/>
      <w:r w:rsidRPr="000E3386">
        <w:rPr>
          <w:rFonts w:ascii="Segoe UI Emoji" w:hAnsi="Segoe UI Emoji" w:cs="Segoe UI Emoji"/>
          <w:b/>
          <w:bCs/>
          <w:i/>
          <w:iCs/>
        </w:rPr>
        <w:t>).</w:t>
      </w:r>
    </w:p>
    <w:p w14:paraId="7173226E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pict w14:anchorId="05CD1731">
          <v:rect id="_x0000_i1109" style="width:0;height:0" o:hralign="center" o:hrstd="t" o:hr="t" fillcolor="#a0a0a0" stroked="f"/>
        </w:pict>
      </w:r>
    </w:p>
    <w:p w14:paraId="68FCC2AE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🟢 CARDIO-S3 · Síndrome del Origen — Listo para beta</w:t>
      </w:r>
    </w:p>
    <w:p w14:paraId="43C57CA1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lastRenderedPageBreak/>
        <w:t>Perfil: </w:t>
      </w:r>
      <w:r w:rsidRPr="000E3386">
        <w:rPr>
          <w:rFonts w:ascii="Segoe UI Emoji" w:hAnsi="Segoe UI Emoji" w:cs="Segoe UI Emoji"/>
          <w:b/>
          <w:bCs/>
          <w:i/>
          <w:iCs/>
        </w:rPr>
        <w:t>Lucía, consultora freelance (Sevilla). 60 contactos, 12 oportunidades reales → 20%. Plan PIE.</w:t>
      </w:r>
      <w:r w:rsidRPr="000E3386">
        <w:rPr>
          <w:rFonts w:ascii="Segoe UI Emoji" w:hAnsi="Segoe UI Emoji" w:cs="Segoe UI Emoji"/>
          <w:b/>
          <w:bCs/>
        </w:rPr>
        <w:br/>
        <w:t>Recuperación: Cubo (</w:t>
      </w:r>
      <w:proofErr w:type="spellStart"/>
      <w:r w:rsidRPr="000E3386">
        <w:rPr>
          <w:rFonts w:ascii="Segoe UI Emoji" w:hAnsi="Segoe UI Emoji" w:cs="Segoe UI Emoji"/>
          <w:b/>
          <w:bCs/>
        </w:rPr>
        <w:t>ii</w:t>
      </w:r>
      <w:proofErr w:type="spellEnd"/>
      <w:r w:rsidRPr="000E3386">
        <w:rPr>
          <w:rFonts w:ascii="Segoe UI Emoji" w:hAnsi="Segoe UI Emoji" w:cs="Segoe UI Emoji"/>
          <w:b/>
          <w:bCs/>
        </w:rPr>
        <w:t>) conteo — "oportunidades calificadas ganadas".</w:t>
      </w:r>
    </w:p>
    <w:p w14:paraId="0A4B0A27" w14:textId="77777777" w:rsidR="000E3386" w:rsidRPr="000E3386" w:rsidRDefault="000E3386" w:rsidP="000E338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C0 — 12/60 → 20%. Objetivo &gt;30% → rojo. Carátula: "Conversión a oportunidad — medido en %". ✅</w:t>
      </w:r>
    </w:p>
    <w:p w14:paraId="7BD12F97" w14:textId="77777777" w:rsidR="000E3386" w:rsidRPr="000E3386" w:rsidRDefault="000E3386" w:rsidP="000E338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C1 — 6 casillas de calificación (muchos contactos sin filtro, dispersión en bajo valor, persigo lo que no cierra, no distingo el cliente ideal). Coherentes. ✅</w:t>
      </w:r>
    </w:p>
    <w:p w14:paraId="231BA141" w14:textId="77777777" w:rsidR="000E3386" w:rsidRPr="000E3386" w:rsidRDefault="000E3386" w:rsidP="000E338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C2 — </w:t>
      </w:r>
      <w:r w:rsidRPr="000E3386">
        <w:rPr>
          <w:rFonts w:ascii="Segoe UI Emoji" w:hAnsi="Segoe UI Emoji" w:cs="Segoe UI Emoji"/>
          <w:b/>
          <w:bCs/>
          <w:i/>
          <w:iCs/>
        </w:rPr>
        <w:t>Árbol de Decisiones</w:t>
      </w:r>
      <w:r w:rsidRPr="000E3386">
        <w:rPr>
          <w:rFonts w:ascii="Segoe UI Emoji" w:hAnsi="Segoe UI Emoji" w:cs="Segoe UI Emoji"/>
          <w:b/>
          <w:bCs/>
        </w:rPr>
        <w:t>: definir cliente ideal, llamada de calificación, formulario de filtro, precio de entrada, comunicar para quién no es, priorizar canales que traen leads buenos. ✅</w:t>
      </w:r>
    </w:p>
    <w:p w14:paraId="7605F594" w14:textId="77777777" w:rsidR="000E3386" w:rsidRPr="000E3386" w:rsidRDefault="000E3386" w:rsidP="000E338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C3/C4 — </w:t>
      </w:r>
      <w:r w:rsidRPr="000E3386">
        <w:rPr>
          <w:rFonts w:ascii="Segoe UI Emoji" w:hAnsi="Segoe UI Emoji" w:cs="Segoe UI Emoji"/>
          <w:b/>
          <w:bCs/>
          <w:i/>
          <w:iCs/>
        </w:rPr>
        <w:t>Mapa de Calificación</w:t>
      </w:r>
      <w:r w:rsidRPr="000E3386">
        <w:rPr>
          <w:rFonts w:ascii="Segoe UI Emoji" w:hAnsi="Segoe UI Emoji" w:cs="Segoe UI Emoji"/>
          <w:b/>
          <w:bCs/>
        </w:rPr>
        <w:t> → </w:t>
      </w:r>
      <w:r w:rsidRPr="000E3386">
        <w:rPr>
          <w:rFonts w:ascii="Segoe UI Emoji" w:hAnsi="Segoe UI Emoji" w:cs="Segoe UI Emoji"/>
          <w:b/>
          <w:bCs/>
          <w:i/>
          <w:iCs/>
        </w:rPr>
        <w:t>Plan de Prueba de Valor</w:t>
      </w:r>
      <w:r w:rsidRPr="000E3386">
        <w:rPr>
          <w:rFonts w:ascii="Segoe UI Emoji" w:hAnsi="Segoe UI Emoji" w:cs="Segoe UI Emoji"/>
          <w:b/>
          <w:bCs/>
        </w:rPr>
        <w:t>. Lucía monta un filtro de calificación → +6 oportunidades. ✅</w:t>
      </w:r>
    </w:p>
    <w:p w14:paraId="5DAB2D18" w14:textId="77777777" w:rsidR="000E3386" w:rsidRPr="000E3386" w:rsidRDefault="000E3386" w:rsidP="000E338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C6 — conteo con fórmula (B/</w:t>
      </w:r>
      <w:proofErr w:type="gramStart"/>
      <w:r w:rsidRPr="000E3386">
        <w:rPr>
          <w:rFonts w:ascii="Segoe UI Emoji" w:hAnsi="Segoe UI Emoji" w:cs="Segoe UI Emoji"/>
          <w:b/>
          <w:bCs/>
        </w:rPr>
        <w:t>A)*</w:t>
      </w:r>
      <w:proofErr w:type="gramEnd"/>
      <w:r w:rsidRPr="000E3386">
        <w:rPr>
          <w:rFonts w:ascii="Segoe UI Emoji" w:hAnsi="Segoe UI Emoji" w:cs="Segoe UI Emoji"/>
          <w:b/>
          <w:bCs/>
        </w:rPr>
        <w:t>100: (12+</w:t>
      </w:r>
      <w:proofErr w:type="gramStart"/>
      <w:r w:rsidRPr="000E3386">
        <w:rPr>
          <w:rFonts w:ascii="Segoe UI Emoji" w:hAnsi="Segoe UI Emoji" w:cs="Segoe UI Emoji"/>
          <w:b/>
          <w:bCs/>
        </w:rPr>
        <w:t>6)/</w:t>
      </w:r>
      <w:proofErr w:type="gramEnd"/>
      <w:r w:rsidRPr="000E3386">
        <w:rPr>
          <w:rFonts w:ascii="Segoe UI Emoji" w:hAnsi="Segoe UI Emoji" w:cs="Segoe UI Emoji"/>
          <w:b/>
          <w:bCs/>
        </w:rPr>
        <w:t>60 = 30%. Inicio 20% → Actual 30% → Objetivo &gt;30%. ✅ Alcanza. Sin input manual.</w:t>
      </w:r>
    </w:p>
    <w:p w14:paraId="0AEDD527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Veredicto: 🟢.</w:t>
      </w:r>
    </w:p>
    <w:p w14:paraId="2B645124" w14:textId="77777777" w:rsidR="000E3386" w:rsidRDefault="000E3386" w:rsidP="00023819">
      <w:pPr>
        <w:rPr>
          <w:rFonts w:ascii="Segoe UI Emoji" w:hAnsi="Segoe UI Emoji" w:cs="Segoe UI Emoji"/>
          <w:b/>
          <w:bCs/>
        </w:rPr>
      </w:pPr>
    </w:p>
    <w:p w14:paraId="575CEEBE" w14:textId="77777777" w:rsidR="000E3386" w:rsidRDefault="000E3386" w:rsidP="00023819">
      <w:pPr>
        <w:rPr>
          <w:rFonts w:ascii="Segoe UI Emoji" w:hAnsi="Segoe UI Emoji" w:cs="Segoe UI Emoji"/>
          <w:b/>
          <w:bCs/>
        </w:rPr>
      </w:pPr>
    </w:p>
    <w:p w14:paraId="6495EF17" w14:textId="77777777" w:rsidR="000E3386" w:rsidRDefault="000E3386" w:rsidP="00023819">
      <w:pPr>
        <w:rPr>
          <w:rFonts w:ascii="Segoe UI Emoji" w:hAnsi="Segoe UI Emoji" w:cs="Segoe UI Emoji"/>
          <w:b/>
          <w:bCs/>
        </w:rPr>
      </w:pPr>
    </w:p>
    <w:p w14:paraId="57B2CFFD" w14:textId="77777777" w:rsidR="000E3386" w:rsidRDefault="000E3386" w:rsidP="00023819">
      <w:pPr>
        <w:rPr>
          <w:rFonts w:ascii="Segoe UI Emoji" w:hAnsi="Segoe UI Emoji" w:cs="Segoe UI Emoji"/>
          <w:b/>
          <w:bCs/>
        </w:rPr>
      </w:pPr>
    </w:p>
    <w:p w14:paraId="4534A57E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🟢 NEURO-S1 · Amnesia Estratégica — Listo para beta </w:t>
      </w:r>
      <w:r w:rsidRPr="000E3386">
        <w:rPr>
          <w:rFonts w:ascii="Segoe UI Emoji" w:hAnsi="Segoe UI Emoji" w:cs="Segoe UI Emoji"/>
          <w:b/>
          <w:bCs/>
          <w:i/>
          <w:iCs/>
        </w:rPr>
        <w:t>(modo estructural)</w:t>
      </w:r>
    </w:p>
    <w:p w14:paraId="0FBDB768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Perfil: </w:t>
      </w:r>
      <w:r w:rsidRPr="000E3386">
        <w:rPr>
          <w:rFonts w:ascii="Segoe UI Emoji" w:hAnsi="Segoe UI Emoji" w:cs="Segoe UI Emoji"/>
          <w:b/>
          <w:bCs/>
          <w:i/>
          <w:iCs/>
        </w:rPr>
        <w:t>Alberto, distribuidora de bebidas (Zaragoza), 12 empleados. Factura 36.000€/mes; objetivo a 12 meses 50.000€/mes → 72%. Plan PIE.</w:t>
      </w:r>
      <w:r w:rsidRPr="000E3386">
        <w:rPr>
          <w:rFonts w:ascii="Segoe UI Emoji" w:hAnsi="Segoe UI Emoji" w:cs="Segoe UI Emoji"/>
          <w:b/>
          <w:bCs/>
        </w:rPr>
        <w:br/>
        <w:t xml:space="preserve">Recuperación: Cubo (i*) estructural — se cierra </w:t>
      </w:r>
      <w:proofErr w:type="spellStart"/>
      <w:r w:rsidRPr="000E3386">
        <w:rPr>
          <w:rFonts w:ascii="Segoe UI Emoji" w:hAnsi="Segoe UI Emoji" w:cs="Segoe UI Emoji"/>
          <w:b/>
          <w:bCs/>
        </w:rPr>
        <w:t>re-midiendo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la facturación.</w:t>
      </w:r>
    </w:p>
    <w:p w14:paraId="7C31C215" w14:textId="77777777" w:rsidR="000E3386" w:rsidRPr="000E3386" w:rsidRDefault="000E3386" w:rsidP="000E338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C0 — 36.000 / 50.000 → 72%. Objetivo &gt;80% → rojo. Carátula: "Avance al objetivo — %". ✅</w:t>
      </w:r>
    </w:p>
    <w:p w14:paraId="1BEF8D67" w14:textId="77777777" w:rsidR="000E3386" w:rsidRPr="000E3386" w:rsidRDefault="000E3386" w:rsidP="000E338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C1/C2 — coherentes (sin plan escrito, sin dirección común, sin tiempo para estrategia / definir visión en una página, comunicar al equipo, bloquear tiempo estratégico, revisar trimestral). </w:t>
      </w:r>
      <w:r w:rsidRPr="000E3386">
        <w:rPr>
          <w:rFonts w:ascii="Segoe UI Emoji" w:hAnsi="Segoe UI Emoji" w:cs="Segoe UI Emoji"/>
          <w:b/>
          <w:bCs/>
          <w:i/>
          <w:iCs/>
        </w:rPr>
        <w:t>Urgente vs Importante (estratégico)</w:t>
      </w:r>
      <w:r w:rsidRPr="000E3386">
        <w:rPr>
          <w:rFonts w:ascii="Segoe UI Emoji" w:hAnsi="Segoe UI Emoji" w:cs="Segoe UI Emoji"/>
          <w:b/>
          <w:bCs/>
        </w:rPr>
        <w:t>. ✅</w:t>
      </w:r>
    </w:p>
    <w:p w14:paraId="50105FF0" w14:textId="77777777" w:rsidR="000E3386" w:rsidRPr="000E3386" w:rsidRDefault="000E3386" w:rsidP="000E338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C3/C4 — </w:t>
      </w:r>
      <w:r w:rsidRPr="000E3386">
        <w:rPr>
          <w:rFonts w:ascii="Segoe UI Emoji" w:hAnsi="Segoe UI Emoji" w:cs="Segoe UI Emoji"/>
          <w:b/>
          <w:bCs/>
          <w:i/>
          <w:iCs/>
        </w:rPr>
        <w:t>Mapa Estratégico</w:t>
      </w:r>
      <w:r w:rsidRPr="000E3386">
        <w:rPr>
          <w:rFonts w:ascii="Segoe UI Emoji" w:hAnsi="Segoe UI Emoji" w:cs="Segoe UI Emoji"/>
          <w:b/>
          <w:bCs/>
        </w:rPr>
        <w:t xml:space="preserve"> → </w:t>
      </w:r>
      <w:r w:rsidRPr="000E3386">
        <w:rPr>
          <w:rFonts w:ascii="Segoe UI Emoji" w:hAnsi="Segoe UI Emoji" w:cs="Segoe UI Emoji"/>
          <w:b/>
          <w:bCs/>
          <w:i/>
          <w:iCs/>
        </w:rPr>
        <w:t>Definición de Objetivos</w:t>
      </w:r>
      <w:r w:rsidRPr="000E3386">
        <w:rPr>
          <w:rFonts w:ascii="Segoe UI Emoji" w:hAnsi="Segoe UI Emoji" w:cs="Segoe UI Emoji"/>
          <w:b/>
          <w:bCs/>
        </w:rPr>
        <w:t>. ✅</w:t>
      </w:r>
    </w:p>
    <w:p w14:paraId="1F3D6AE2" w14:textId="77777777" w:rsidR="000E3386" w:rsidRPr="000E3386" w:rsidRDefault="000E3386" w:rsidP="000E338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lastRenderedPageBreak/>
        <w:t xml:space="preserve">C6 — recuadro "🔄 </w:t>
      </w:r>
      <w:proofErr w:type="spellStart"/>
      <w:r w:rsidRPr="000E3386">
        <w:rPr>
          <w:rFonts w:ascii="Segoe UI Emoji" w:hAnsi="Segoe UI Emoji" w:cs="Segoe UI Emoji"/>
          <w:b/>
          <w:bCs/>
        </w:rPr>
        <w:t>Re-mide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tu KPI" con </w:t>
      </w:r>
      <w:r w:rsidRPr="000E3386">
        <w:rPr>
          <w:rFonts w:ascii="Segoe UI Emoji" w:hAnsi="Segoe UI Emoji" w:cs="Segoe UI Emoji"/>
          <w:b/>
          <w:bCs/>
          <w:i/>
          <w:iCs/>
        </w:rPr>
        <w:t>Facturación actual / Facturación objetivo</w:t>
      </w:r>
      <w:r w:rsidRPr="000E3386">
        <w:rPr>
          <w:rFonts w:ascii="Segoe UI Emoji" w:hAnsi="Segoe UI Emoji" w:cs="Segoe UI Emoji"/>
          <w:b/>
          <w:bCs/>
        </w:rPr>
        <w:t xml:space="preserve">. Tras ejecutar el plan, Alberto sube a 42.000€ → </w:t>
      </w:r>
      <w:proofErr w:type="spellStart"/>
      <w:r w:rsidRPr="000E3386">
        <w:rPr>
          <w:rFonts w:ascii="Segoe UI Emoji" w:hAnsi="Segoe UI Emoji" w:cs="Segoe UI Emoji"/>
          <w:b/>
          <w:bCs/>
        </w:rPr>
        <w:t>re-mide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42.000 / 50.000 → 84%. 72% → 84% → Objetivo &gt;80%. ✅ Supera y el Alta se abre (gracias a la </w:t>
      </w:r>
      <w:proofErr w:type="spellStart"/>
      <w:r w:rsidRPr="000E3386">
        <w:rPr>
          <w:rFonts w:ascii="Segoe UI Emoji" w:hAnsi="Segoe UI Emoji" w:cs="Segoe UI Emoji"/>
          <w:b/>
          <w:bCs/>
        </w:rPr>
        <w:t>re-medición</w:t>
      </w:r>
      <w:proofErr w:type="spellEnd"/>
      <w:r w:rsidRPr="000E3386">
        <w:rPr>
          <w:rFonts w:ascii="Segoe UI Emoji" w:hAnsi="Segoe UI Emoji" w:cs="Segoe UI Emoji"/>
          <w:b/>
          <w:bCs/>
        </w:rPr>
        <w:t>). Sin teclear el KPI.</w:t>
      </w:r>
    </w:p>
    <w:p w14:paraId="123A1AC6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Veredicto: 🟢.</w:t>
      </w:r>
    </w:p>
    <w:p w14:paraId="5A21DA05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pict w14:anchorId="096F83C7">
          <v:rect id="_x0000_i1125" style="width:0;height:1.5pt" o:hralign="center" o:hrstd="t" o:hr="t" fillcolor="#a0a0a0" stroked="f"/>
        </w:pict>
      </w:r>
    </w:p>
    <w:p w14:paraId="5FB5E594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🟢 NEURO-S2 · Dispersión Directiva — Listo para beta </w:t>
      </w:r>
      <w:r w:rsidRPr="000E3386">
        <w:rPr>
          <w:rFonts w:ascii="Segoe UI Emoji" w:hAnsi="Segoe UI Emoji" w:cs="Segoe UI Emoji"/>
          <w:b/>
          <w:bCs/>
          <w:i/>
          <w:iCs/>
        </w:rPr>
        <w:t>(modo conteo)</w:t>
      </w:r>
    </w:p>
    <w:p w14:paraId="603550F4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Perfil: </w:t>
      </w:r>
      <w:r w:rsidRPr="000E3386">
        <w:rPr>
          <w:rFonts w:ascii="Segoe UI Emoji" w:hAnsi="Segoe UI Emoji" w:cs="Segoe UI Emoji"/>
          <w:b/>
          <w:bCs/>
          <w:i/>
          <w:iCs/>
        </w:rPr>
        <w:t>Rosa, clínica veterinaria (Valencia), 8 empleados. Este mes propuso 10 mejoras, completó 4 → 40%. Plan PIE.</w:t>
      </w:r>
      <w:r w:rsidRPr="000E3386">
        <w:rPr>
          <w:rFonts w:ascii="Segoe UI Emoji" w:hAnsi="Segoe UI Emoji" w:cs="Segoe UI Emoji"/>
          <w:b/>
          <w:bCs/>
        </w:rPr>
        <w:br/>
        <w:t>Recuperación: Cubo (</w:t>
      </w:r>
      <w:proofErr w:type="spellStart"/>
      <w:r w:rsidRPr="000E3386">
        <w:rPr>
          <w:rFonts w:ascii="Segoe UI Emoji" w:hAnsi="Segoe UI Emoji" w:cs="Segoe UI Emoji"/>
          <w:b/>
          <w:bCs/>
        </w:rPr>
        <w:t>ii</w:t>
      </w:r>
      <w:proofErr w:type="spellEnd"/>
      <w:r w:rsidRPr="000E3386">
        <w:rPr>
          <w:rFonts w:ascii="Segoe UI Emoji" w:hAnsi="Segoe UI Emoji" w:cs="Segoe UI Emoji"/>
          <w:b/>
          <w:bCs/>
        </w:rPr>
        <w:t>) conteo — "iniciativas cerradas".</w:t>
      </w:r>
    </w:p>
    <w:p w14:paraId="786F99F2" w14:textId="77777777" w:rsidR="000E3386" w:rsidRPr="000E3386" w:rsidRDefault="000E3386" w:rsidP="000E338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C0 — 4/10 → 40%. Objetivo &gt;70% → rojo. Carátula: "Iniciativas completadas — %". ✅</w:t>
      </w:r>
    </w:p>
    <w:p w14:paraId="6C71DC09" w14:textId="77777777" w:rsidR="000E3386" w:rsidRPr="000E3386" w:rsidRDefault="000E3386" w:rsidP="000E338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C1/C2 — coherentes (proyectos a medias, urgente que descoloca, todo parece prioritario / bloquear tiempo estratégico, cerrar lo abierto antes de empezar, 3 prioridades semanales). </w:t>
      </w:r>
      <w:r w:rsidRPr="000E3386">
        <w:rPr>
          <w:rFonts w:ascii="Segoe UI Emoji" w:hAnsi="Segoe UI Emoji" w:cs="Segoe UI Emoji"/>
          <w:b/>
          <w:bCs/>
          <w:i/>
          <w:iCs/>
        </w:rPr>
        <w:t>Urgente vs Importante</w:t>
      </w:r>
      <w:r w:rsidRPr="000E3386">
        <w:rPr>
          <w:rFonts w:ascii="Segoe UI Emoji" w:hAnsi="Segoe UI Emoji" w:cs="Segoe UI Emoji"/>
          <w:b/>
          <w:bCs/>
        </w:rPr>
        <w:t>. ✅</w:t>
      </w:r>
    </w:p>
    <w:p w14:paraId="671340AD" w14:textId="77777777" w:rsidR="000E3386" w:rsidRPr="000E3386" w:rsidRDefault="000E3386" w:rsidP="000E338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C3/C4 — </w:t>
      </w:r>
      <w:r w:rsidRPr="000E3386">
        <w:rPr>
          <w:rFonts w:ascii="Segoe UI Emoji" w:hAnsi="Segoe UI Emoji" w:cs="Segoe UI Emoji"/>
          <w:b/>
          <w:bCs/>
          <w:i/>
          <w:iCs/>
        </w:rPr>
        <w:t>Mapa de Prioridades</w:t>
      </w:r>
      <w:r w:rsidRPr="000E3386">
        <w:rPr>
          <w:rFonts w:ascii="Segoe UI Emoji" w:hAnsi="Segoe UI Emoji" w:cs="Segoe UI Emoji"/>
          <w:b/>
          <w:bCs/>
        </w:rPr>
        <w:t xml:space="preserve"> → </w:t>
      </w:r>
      <w:r w:rsidRPr="000E3386">
        <w:rPr>
          <w:rFonts w:ascii="Segoe UI Emoji" w:hAnsi="Segoe UI Emoji" w:cs="Segoe UI Emoji"/>
          <w:b/>
          <w:bCs/>
          <w:i/>
          <w:iCs/>
        </w:rPr>
        <w:t>Definición de Agenda Estratégica</w:t>
      </w:r>
      <w:r w:rsidRPr="000E3386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0E3386">
        <w:rPr>
          <w:rFonts w:ascii="Segoe UI Emoji" w:hAnsi="Segoe UI Emoji" w:cs="Segoe UI Emoji"/>
          <w:b/>
          <w:bCs/>
        </w:rPr>
        <w:t>Cobrómetro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pide "</w:t>
      </w:r>
      <w:proofErr w:type="spellStart"/>
      <w:r w:rsidRPr="000E3386">
        <w:rPr>
          <w:rFonts w:ascii="Segoe UI Emoji" w:hAnsi="Segoe UI Emoji" w:cs="Segoe UI Emoji"/>
          <w:b/>
          <w:bCs/>
        </w:rPr>
        <w:t>Nº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de iniciativas cerradas". Rosa cierra 4 proyectos a medias → +4. ✅</w:t>
      </w:r>
    </w:p>
    <w:p w14:paraId="68A50CFA" w14:textId="77777777" w:rsidR="000E3386" w:rsidRPr="000E3386" w:rsidRDefault="000E3386" w:rsidP="000E338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C6 — conteo: (4+</w:t>
      </w:r>
      <w:proofErr w:type="gramStart"/>
      <w:r w:rsidRPr="000E3386">
        <w:rPr>
          <w:rFonts w:ascii="Segoe UI Emoji" w:hAnsi="Segoe UI Emoji" w:cs="Segoe UI Emoji"/>
          <w:b/>
          <w:bCs/>
        </w:rPr>
        <w:t>4)/</w:t>
      </w:r>
      <w:proofErr w:type="gramEnd"/>
      <w:r w:rsidRPr="000E3386">
        <w:rPr>
          <w:rFonts w:ascii="Segoe UI Emoji" w:hAnsi="Segoe UI Emoji" w:cs="Segoe UI Emoji"/>
          <w:b/>
          <w:bCs/>
        </w:rPr>
        <w:t>10 = 80%. 40% → 80% → Objetivo &gt;70%. ✅ Supera. Sin input manual.</w:t>
      </w:r>
    </w:p>
    <w:p w14:paraId="1EEFD4C0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Veredicto: 🟢.</w:t>
      </w:r>
    </w:p>
    <w:p w14:paraId="71C17BE0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pict w14:anchorId="161F2E01">
          <v:rect id="_x0000_i1126" style="width:0;height:1.5pt" o:hralign="center" o:hrstd="t" o:hr="t" fillcolor="#a0a0a0" stroked="f"/>
        </w:pict>
      </w:r>
    </w:p>
    <w:p w14:paraId="26BA2E12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🟢 NEURO-S3 · Ilusión de Crecimiento — Listo para beta </w:t>
      </w:r>
      <w:r w:rsidRPr="000E3386">
        <w:rPr>
          <w:rFonts w:ascii="Segoe UI Emoji" w:hAnsi="Segoe UI Emoji" w:cs="Segoe UI Emoji"/>
          <w:b/>
          <w:bCs/>
          <w:i/>
          <w:iCs/>
        </w:rPr>
        <w:t xml:space="preserve">(modo financiero, candidato a </w:t>
      </w:r>
      <w:proofErr w:type="spellStart"/>
      <w:r w:rsidRPr="000E3386">
        <w:rPr>
          <w:rFonts w:ascii="Segoe UI Emoji" w:hAnsi="Segoe UI Emoji" w:cs="Segoe UI Emoji"/>
          <w:b/>
          <w:bCs/>
          <w:i/>
          <w:iCs/>
        </w:rPr>
        <w:t>success</w:t>
      </w:r>
      <w:proofErr w:type="spellEnd"/>
      <w:r w:rsidRPr="000E3386">
        <w:rPr>
          <w:rFonts w:ascii="Segoe UI Emoji" w:hAnsi="Segoe UI Emoji" w:cs="Segoe UI Emoji"/>
          <w:b/>
          <w:bCs/>
          <w:i/>
          <w:iCs/>
        </w:rPr>
        <w:t xml:space="preserve"> fee)</w:t>
      </w:r>
    </w:p>
    <w:p w14:paraId="4F863F61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Perfil: </w:t>
      </w:r>
      <w:r w:rsidRPr="000E3386">
        <w:rPr>
          <w:rFonts w:ascii="Segoe UI Emoji" w:hAnsi="Segoe UI Emoji" w:cs="Segoe UI Emoji"/>
          <w:b/>
          <w:bCs/>
          <w:i/>
          <w:iCs/>
        </w:rPr>
        <w:t>Fernando, taller de muebles a medida (Toledo). Beneficio neto del año 24.000€, facturación 240.000€ → margen 10%. Plan PIE.</w:t>
      </w:r>
      <w:r w:rsidRPr="000E3386">
        <w:rPr>
          <w:rFonts w:ascii="Segoe UI Emoji" w:hAnsi="Segoe UI Emoji" w:cs="Segoe UI Emoji"/>
          <w:b/>
          <w:bCs/>
        </w:rPr>
        <w:br/>
        <w:t xml:space="preserve">Recuperación: Cubo (i) financiero — "€ de margen". Candidato a </w:t>
      </w:r>
      <w:proofErr w:type="spellStart"/>
      <w:r w:rsidRPr="000E3386">
        <w:rPr>
          <w:rFonts w:ascii="Segoe UI Emoji" w:hAnsi="Segoe UI Emoji" w:cs="Segoe UI Emoji"/>
          <w:b/>
          <w:bCs/>
        </w:rPr>
        <w:t>success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fee.</w:t>
      </w:r>
    </w:p>
    <w:p w14:paraId="6C3A5A15" w14:textId="77777777" w:rsidR="000E3386" w:rsidRPr="000E3386" w:rsidRDefault="000E3386" w:rsidP="000E3386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C0 — 24.000 / 240.000 → 10%. Objetivo &gt;15% → rojo. Carátula: "Margen neto anual — %". ✅</w:t>
      </w:r>
    </w:p>
    <w:p w14:paraId="159EBC69" w14:textId="77777777" w:rsidR="000E3386" w:rsidRPr="000E3386" w:rsidRDefault="000E3386" w:rsidP="000E3386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lastRenderedPageBreak/>
        <w:t xml:space="preserve">C1/C2 — coherentes (facturo más pero no gano más, líneas sin calcular margen, ofrezco por inercia / mantener o eliminar bajo margen, subir precios, especializarme, rediseñar el modelo). </w:t>
      </w:r>
      <w:r w:rsidRPr="000E3386">
        <w:rPr>
          <w:rFonts w:ascii="Segoe UI Emoji" w:hAnsi="Segoe UI Emoji" w:cs="Segoe UI Emoji"/>
          <w:b/>
          <w:bCs/>
          <w:i/>
          <w:iCs/>
        </w:rPr>
        <w:t>Árbol de Decisiones</w:t>
      </w:r>
      <w:r w:rsidRPr="000E3386">
        <w:rPr>
          <w:rFonts w:ascii="Segoe UI Emoji" w:hAnsi="Segoe UI Emoji" w:cs="Segoe UI Emoji"/>
          <w:b/>
          <w:bCs/>
        </w:rPr>
        <w:t>. ✅</w:t>
      </w:r>
    </w:p>
    <w:p w14:paraId="05AEC776" w14:textId="77777777" w:rsidR="000E3386" w:rsidRPr="000E3386" w:rsidRDefault="000E3386" w:rsidP="000E3386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C3/C4 — </w:t>
      </w:r>
      <w:r w:rsidRPr="000E3386">
        <w:rPr>
          <w:rFonts w:ascii="Segoe UI Emoji" w:hAnsi="Segoe UI Emoji" w:cs="Segoe UI Emoji"/>
          <w:b/>
          <w:bCs/>
          <w:i/>
          <w:iCs/>
        </w:rPr>
        <w:t>Análisis causa-efecto</w:t>
      </w:r>
      <w:r w:rsidRPr="000E3386">
        <w:rPr>
          <w:rFonts w:ascii="Segoe UI Emoji" w:hAnsi="Segoe UI Emoji" w:cs="Segoe UI Emoji"/>
          <w:b/>
          <w:bCs/>
        </w:rPr>
        <w:t xml:space="preserve"> → </w:t>
      </w:r>
      <w:r w:rsidRPr="000E3386">
        <w:rPr>
          <w:rFonts w:ascii="Segoe UI Emoji" w:hAnsi="Segoe UI Emoji" w:cs="Segoe UI Emoji"/>
          <w:b/>
          <w:bCs/>
          <w:i/>
          <w:iCs/>
        </w:rPr>
        <w:t>Rediseño de Criterios</w:t>
      </w:r>
      <w:r w:rsidRPr="000E3386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0E3386">
        <w:rPr>
          <w:rFonts w:ascii="Segoe UI Emoji" w:hAnsi="Segoe UI Emoji" w:cs="Segoe UI Emoji"/>
          <w:b/>
          <w:bCs/>
        </w:rPr>
        <w:t>Cobrómetro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pide "€ recuperable". Fernando elimina líneas ruinosas y sube precios → +14.000€/año de margen. ✅</w:t>
      </w:r>
    </w:p>
    <w:p w14:paraId="1D26C001" w14:textId="77777777" w:rsidR="000E3386" w:rsidRPr="000E3386" w:rsidRDefault="000E3386" w:rsidP="000E3386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C6 — financiero: (24.000+14.</w:t>
      </w:r>
      <w:proofErr w:type="gramStart"/>
      <w:r w:rsidRPr="000E3386">
        <w:rPr>
          <w:rFonts w:ascii="Segoe UI Emoji" w:hAnsi="Segoe UI Emoji" w:cs="Segoe UI Emoji"/>
          <w:b/>
          <w:bCs/>
        </w:rPr>
        <w:t>000)/</w:t>
      </w:r>
      <w:proofErr w:type="gramEnd"/>
      <w:r w:rsidRPr="000E3386">
        <w:rPr>
          <w:rFonts w:ascii="Segoe UI Emoji" w:hAnsi="Segoe UI Emoji" w:cs="Segoe UI Emoji"/>
          <w:b/>
          <w:bCs/>
        </w:rPr>
        <w:t>240.000 = 15,8%. 10% → 15,8% → Objetivo &gt;15%. ✅ Supera con euros reales. Sin input manual.</w:t>
      </w:r>
    </w:p>
    <w:p w14:paraId="585BCC09" w14:textId="77777777" w:rsidR="000E3386" w:rsidRDefault="000E3386" w:rsidP="00023819">
      <w:pPr>
        <w:rPr>
          <w:rFonts w:ascii="Segoe UI Emoji" w:hAnsi="Segoe UI Emoji" w:cs="Segoe UI Emoji"/>
          <w:b/>
          <w:bCs/>
        </w:rPr>
      </w:pPr>
    </w:p>
    <w:p w14:paraId="7BE9EE65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🟢 CLI-S1 · Ceguera de Control — Listo para beta </w:t>
      </w:r>
      <w:r w:rsidRPr="000E3386">
        <w:rPr>
          <w:rFonts w:ascii="Segoe UI Emoji" w:hAnsi="Segoe UI Emoji" w:cs="Segoe UI Emoji"/>
          <w:b/>
          <w:bCs/>
          <w:i/>
          <w:iCs/>
        </w:rPr>
        <w:t xml:space="preserve">(financiero, candidato a </w:t>
      </w:r>
      <w:proofErr w:type="spellStart"/>
      <w:r w:rsidRPr="000E3386">
        <w:rPr>
          <w:rFonts w:ascii="Segoe UI Emoji" w:hAnsi="Segoe UI Emoji" w:cs="Segoe UI Emoji"/>
          <w:b/>
          <w:bCs/>
          <w:i/>
          <w:iCs/>
        </w:rPr>
        <w:t>success</w:t>
      </w:r>
      <w:proofErr w:type="spellEnd"/>
      <w:r w:rsidRPr="000E3386">
        <w:rPr>
          <w:rFonts w:ascii="Segoe UI Emoji" w:hAnsi="Segoe UI Emoji" w:cs="Segoe UI Emoji"/>
          <w:b/>
          <w:bCs/>
          <w:i/>
          <w:iCs/>
        </w:rPr>
        <w:t xml:space="preserve"> fee)</w:t>
      </w:r>
    </w:p>
    <w:p w14:paraId="586B8736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Perfil: </w:t>
      </w:r>
      <w:r w:rsidRPr="000E3386">
        <w:rPr>
          <w:rFonts w:ascii="Segoe UI Emoji" w:hAnsi="Segoe UI Emoji" w:cs="Segoe UI Emoji"/>
          <w:b/>
          <w:bCs/>
          <w:i/>
          <w:iCs/>
        </w:rPr>
        <w:t>Manuel, ferretería (Bilbao), 4 empleados. Ingresos 25.000€/mes, gastos 22.500€ → margen 10%. Plan PIE.</w:t>
      </w:r>
      <w:r w:rsidRPr="000E3386">
        <w:rPr>
          <w:rFonts w:ascii="Segoe UI Emoji" w:hAnsi="Segoe UI Emoji" w:cs="Segoe UI Emoji"/>
          <w:b/>
          <w:bCs/>
        </w:rPr>
        <w:br/>
        <w:t>Recuperación: Cubo (i) financiero — "€ de coste cortado".</w:t>
      </w:r>
    </w:p>
    <w:p w14:paraId="302EF976" w14:textId="77777777" w:rsidR="000E3386" w:rsidRPr="000E3386" w:rsidRDefault="000E3386" w:rsidP="000E3386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C0 — ((25.000−22.</w:t>
      </w:r>
      <w:proofErr w:type="gramStart"/>
      <w:r w:rsidRPr="000E3386">
        <w:rPr>
          <w:rFonts w:ascii="Segoe UI Emoji" w:hAnsi="Segoe UI Emoji" w:cs="Segoe UI Emoji"/>
          <w:b/>
          <w:bCs/>
        </w:rPr>
        <w:t>500)/</w:t>
      </w:r>
      <w:proofErr w:type="gramEnd"/>
      <w:r w:rsidRPr="000E3386">
        <w:rPr>
          <w:rFonts w:ascii="Segoe UI Emoji" w:hAnsi="Segoe UI Emoji" w:cs="Segoe UI Emoji"/>
          <w:b/>
          <w:bCs/>
        </w:rPr>
        <w:t>25.000) → margen 10%. Objetivo &gt;15% → rojo. Carátula: "Margen neto — %". ✅</w:t>
      </w:r>
    </w:p>
    <w:p w14:paraId="1524EB5A" w14:textId="77777777" w:rsidR="000E3386" w:rsidRPr="000E3386" w:rsidRDefault="000E3386" w:rsidP="000E3386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C1/C2 — coherentes (números poco fiables, cierre contable lento, sin cuadro de mando / definir 3 indicadores, cierre en 5 días, </w:t>
      </w:r>
      <w:proofErr w:type="spellStart"/>
      <w:r w:rsidRPr="000E3386">
        <w:rPr>
          <w:rFonts w:ascii="Segoe UI Emoji" w:hAnsi="Segoe UI Emoji" w:cs="Segoe UI Emoji"/>
          <w:b/>
          <w:bCs/>
        </w:rPr>
        <w:t>dashboard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, automatizar). </w:t>
      </w:r>
      <w:r w:rsidRPr="000E3386">
        <w:rPr>
          <w:rFonts w:ascii="Segoe UI Emoji" w:hAnsi="Segoe UI Emoji" w:cs="Segoe UI Emoji"/>
          <w:b/>
          <w:bCs/>
          <w:i/>
          <w:iCs/>
        </w:rPr>
        <w:t>Regla 5/25</w:t>
      </w:r>
      <w:r w:rsidRPr="000E3386">
        <w:rPr>
          <w:rFonts w:ascii="Segoe UI Emoji" w:hAnsi="Segoe UI Emoji" w:cs="Segoe UI Emoji"/>
          <w:b/>
          <w:bCs/>
        </w:rPr>
        <w:t>. ✅</w:t>
      </w:r>
    </w:p>
    <w:p w14:paraId="44659A1C" w14:textId="77777777" w:rsidR="000E3386" w:rsidRPr="000E3386" w:rsidRDefault="000E3386" w:rsidP="000E3386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C3/C4 — </w:t>
      </w:r>
      <w:r w:rsidRPr="000E3386">
        <w:rPr>
          <w:rFonts w:ascii="Segoe UI Emoji" w:hAnsi="Segoe UI Emoji" w:cs="Segoe UI Emoji"/>
          <w:b/>
          <w:bCs/>
          <w:i/>
          <w:iCs/>
        </w:rPr>
        <w:t>VSM financiero</w:t>
      </w:r>
      <w:r w:rsidRPr="000E3386">
        <w:rPr>
          <w:rFonts w:ascii="Segoe UI Emoji" w:hAnsi="Segoe UI Emoji" w:cs="Segoe UI Emoji"/>
          <w:b/>
          <w:bCs/>
        </w:rPr>
        <w:t xml:space="preserve"> → </w:t>
      </w:r>
      <w:r w:rsidRPr="000E3386">
        <w:rPr>
          <w:rFonts w:ascii="Segoe UI Emoji" w:hAnsi="Segoe UI Emoji" w:cs="Segoe UI Emoji"/>
          <w:b/>
          <w:bCs/>
          <w:i/>
          <w:iCs/>
        </w:rPr>
        <w:t>Kaizen administrativo</w:t>
      </w:r>
      <w:r w:rsidRPr="000E3386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0E3386">
        <w:rPr>
          <w:rFonts w:ascii="Segoe UI Emoji" w:hAnsi="Segoe UI Emoji" w:cs="Segoe UI Emoji"/>
          <w:b/>
          <w:bCs/>
        </w:rPr>
        <w:t>Cobrómetro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pide "€ recuperable". Manuel automatiza y recorta gasto administrativo → 1.500€/mes. ✅</w:t>
      </w:r>
    </w:p>
    <w:p w14:paraId="08D609C7" w14:textId="77777777" w:rsidR="000E3386" w:rsidRPr="000E3386" w:rsidRDefault="000E3386" w:rsidP="000E3386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C6 — financiero: gasto 22.500→21.000€ → margen 16%. 10% → 16% → Objetivo &gt;15%. ✅ Supera. </w:t>
      </w:r>
      <w:r w:rsidRPr="000E3386">
        <w:rPr>
          <w:rFonts w:ascii="Segoe UI Emoji" w:hAnsi="Segoe UI Emoji" w:cs="Segoe UI Emoji"/>
          <w:b/>
          <w:bCs/>
          <w:i/>
          <w:iCs/>
        </w:rPr>
        <w:t>(</w:t>
      </w:r>
      <w:proofErr w:type="spellStart"/>
      <w:r w:rsidRPr="000E3386">
        <w:rPr>
          <w:rFonts w:ascii="Segoe UI Emoji" w:hAnsi="Segoe UI Emoji" w:cs="Segoe UI Emoji"/>
          <w:b/>
          <w:bCs/>
          <w:i/>
          <w:iCs/>
        </w:rPr>
        <w:t>justi</w:t>
      </w:r>
      <w:proofErr w:type="spellEnd"/>
      <w:r w:rsidRPr="000E3386">
        <w:rPr>
          <w:rFonts w:ascii="Segoe UI Emoji" w:hAnsi="Segoe UI Emoji" w:cs="Segoe UI Emoji"/>
          <w:b/>
          <w:bCs/>
          <w:i/>
          <w:iCs/>
        </w:rPr>
        <w:t xml:space="preserve"> ya corregida — antes decía "velocidad de cierre", ahora "margen neto real")</w:t>
      </w:r>
      <w:r w:rsidRPr="000E3386">
        <w:rPr>
          <w:rFonts w:ascii="Segoe UI Emoji" w:hAnsi="Segoe UI Emoji" w:cs="Segoe UI Emoji"/>
          <w:b/>
          <w:bCs/>
        </w:rPr>
        <w:t>.</w:t>
      </w:r>
    </w:p>
    <w:p w14:paraId="1641D676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Veredicto: 🟢.</w:t>
      </w:r>
    </w:p>
    <w:p w14:paraId="76CD250F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pict w14:anchorId="4A2532E8">
          <v:rect id="_x0000_i1147" style="width:0;height:1.5pt" o:hralign="center" o:hrstd="t" o:hr="t" fillcolor="#a0a0a0" stroked="f"/>
        </w:pict>
      </w:r>
    </w:p>
    <w:p w14:paraId="3713B97E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🟢 CLI-S2 · Sangría Fiscal — Listo para beta </w:t>
      </w:r>
      <w:r w:rsidRPr="000E3386">
        <w:rPr>
          <w:rFonts w:ascii="Segoe UI Emoji" w:hAnsi="Segoe UI Emoji" w:cs="Segoe UI Emoji"/>
          <w:b/>
          <w:bCs/>
          <w:i/>
          <w:iCs/>
        </w:rPr>
        <w:t xml:space="preserve">(financiero "menos es mejor", candidato a </w:t>
      </w:r>
      <w:proofErr w:type="spellStart"/>
      <w:r w:rsidRPr="000E3386">
        <w:rPr>
          <w:rFonts w:ascii="Segoe UI Emoji" w:hAnsi="Segoe UI Emoji" w:cs="Segoe UI Emoji"/>
          <w:b/>
          <w:bCs/>
          <w:i/>
          <w:iCs/>
        </w:rPr>
        <w:t>success</w:t>
      </w:r>
      <w:proofErr w:type="spellEnd"/>
      <w:r w:rsidRPr="000E3386">
        <w:rPr>
          <w:rFonts w:ascii="Segoe UI Emoji" w:hAnsi="Segoe UI Emoji" w:cs="Segoe UI Emoji"/>
          <w:b/>
          <w:bCs/>
          <w:i/>
          <w:iCs/>
        </w:rPr>
        <w:t xml:space="preserve"> fee)</w:t>
      </w:r>
    </w:p>
    <w:p w14:paraId="0ABFF928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Perfil: </w:t>
      </w:r>
      <w:r w:rsidRPr="000E3386">
        <w:rPr>
          <w:rFonts w:ascii="Segoe UI Emoji" w:hAnsi="Segoe UI Emoji" w:cs="Segoe UI Emoji"/>
          <w:b/>
          <w:bCs/>
          <w:i/>
          <w:iCs/>
        </w:rPr>
        <w:t>Paula, fisioterapeuta autónoma (Sevilla). Pagó 18.000€ de impuestos sobre 45.000€ de beneficio bruto → 40%. Plan PIE.</w:t>
      </w:r>
      <w:r w:rsidRPr="000E3386">
        <w:rPr>
          <w:rFonts w:ascii="Segoe UI Emoji" w:hAnsi="Segoe UI Emoji" w:cs="Segoe UI Emoji"/>
          <w:b/>
          <w:bCs/>
        </w:rPr>
        <w:br/>
        <w:t>Recuperación: Cubo (i) financiero — "€ de ahorro fiscal".</w:t>
      </w:r>
    </w:p>
    <w:p w14:paraId="01C639F8" w14:textId="77777777" w:rsidR="000E3386" w:rsidRPr="000E3386" w:rsidRDefault="000E3386" w:rsidP="000E3386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lastRenderedPageBreak/>
        <w:t>C0 — (18.000/45.</w:t>
      </w:r>
      <w:proofErr w:type="gramStart"/>
      <w:r w:rsidRPr="000E3386">
        <w:rPr>
          <w:rFonts w:ascii="Segoe UI Emoji" w:hAnsi="Segoe UI Emoji" w:cs="Segoe UI Emoji"/>
          <w:b/>
          <w:bCs/>
        </w:rPr>
        <w:t>000)*</w:t>
      </w:r>
      <w:proofErr w:type="gramEnd"/>
      <w:r w:rsidRPr="000E3386">
        <w:rPr>
          <w:rFonts w:ascii="Segoe UI Emoji" w:hAnsi="Segoe UI Emoji" w:cs="Segoe UI Emoji"/>
          <w:b/>
          <w:bCs/>
        </w:rPr>
        <w:t>100 → tipo efectivo 40%. Objetivo &lt;32% (menos mejor) → rojo. Carátula: "Tipo impositivo — %". ✅</w:t>
      </w:r>
    </w:p>
    <w:p w14:paraId="2CAA88AE" w14:textId="77777777" w:rsidR="000E3386" w:rsidRPr="000E3386" w:rsidRDefault="000E3386" w:rsidP="000E3386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C1/C2 — coherentes (pago sin saber cuánto, nunca comparé SL vs autónomo, no sé qué deduzco / revisar régimen, identificar deducibles, evaluar estructura jurídica). </w:t>
      </w:r>
      <w:r w:rsidRPr="000E3386">
        <w:rPr>
          <w:rFonts w:ascii="Segoe UI Emoji" w:hAnsi="Segoe UI Emoji" w:cs="Segoe UI Emoji"/>
          <w:b/>
          <w:bCs/>
          <w:i/>
          <w:iCs/>
        </w:rPr>
        <w:t>Impacto vs Esfuerzo</w:t>
      </w:r>
      <w:r w:rsidRPr="000E3386">
        <w:rPr>
          <w:rFonts w:ascii="Segoe UI Emoji" w:hAnsi="Segoe UI Emoji" w:cs="Segoe UI Emoji"/>
          <w:b/>
          <w:bCs/>
        </w:rPr>
        <w:t>. ✅</w:t>
      </w:r>
    </w:p>
    <w:p w14:paraId="254A4DC9" w14:textId="77777777" w:rsidR="000E3386" w:rsidRPr="000E3386" w:rsidRDefault="000E3386" w:rsidP="000E3386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C3/C4 — </w:t>
      </w:r>
      <w:r w:rsidRPr="000E3386">
        <w:rPr>
          <w:rFonts w:ascii="Segoe UI Emoji" w:hAnsi="Segoe UI Emoji" w:cs="Segoe UI Emoji"/>
          <w:b/>
          <w:bCs/>
          <w:i/>
          <w:iCs/>
        </w:rPr>
        <w:t>Mapa de carga fiscal</w:t>
      </w:r>
      <w:r w:rsidRPr="000E3386">
        <w:rPr>
          <w:rFonts w:ascii="Segoe UI Emoji" w:hAnsi="Segoe UI Emoji" w:cs="Segoe UI Emoji"/>
          <w:b/>
          <w:bCs/>
        </w:rPr>
        <w:t xml:space="preserve"> → </w:t>
      </w:r>
      <w:r w:rsidRPr="000E3386">
        <w:rPr>
          <w:rFonts w:ascii="Segoe UI Emoji" w:hAnsi="Segoe UI Emoji" w:cs="Segoe UI Emoji"/>
          <w:b/>
          <w:bCs/>
          <w:i/>
          <w:iCs/>
        </w:rPr>
        <w:t>Rediseño de estructura fiscal</w:t>
      </w:r>
      <w:r w:rsidRPr="000E3386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0E3386">
        <w:rPr>
          <w:rFonts w:ascii="Segoe UI Emoji" w:hAnsi="Segoe UI Emoji" w:cs="Segoe UI Emoji"/>
          <w:b/>
          <w:bCs/>
        </w:rPr>
        <w:t>Cobrómetro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"€ recuperable" (ahorro fiscal). Paula optimiza estructura y deducciones → 6.000€/año. ✅</w:t>
      </w:r>
    </w:p>
    <w:p w14:paraId="2E96E8F2" w14:textId="77777777" w:rsidR="000E3386" w:rsidRPr="000E3386" w:rsidRDefault="000E3386" w:rsidP="000E3386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C6 — financiero (menos es mejor): impuestos 18.000→12.000€ → 26,7%. 40% → 26,7% → Objetivo &lt;32%. ✅ Baja por debajo del objetivo.</w:t>
      </w:r>
    </w:p>
    <w:p w14:paraId="6E7345FB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Veredicto: 🟢.</w:t>
      </w:r>
    </w:p>
    <w:p w14:paraId="5750A59E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pict w14:anchorId="101EDDED">
          <v:rect id="_x0000_i1148" style="width:0;height:1.5pt" o:hralign="center" o:hrstd="t" o:hr="t" fillcolor="#a0a0a0" stroked="f"/>
        </w:pict>
      </w:r>
    </w:p>
    <w:p w14:paraId="4BEE8CEB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🟢 CLI-S3 · Atrofia de Roles — Listo para beta </w:t>
      </w:r>
      <w:r w:rsidRPr="000E3386">
        <w:rPr>
          <w:rFonts w:ascii="Segoe UI Emoji" w:hAnsi="Segoe UI Emoji" w:cs="Segoe UI Emoji"/>
          <w:b/>
          <w:bCs/>
          <w:i/>
          <w:iCs/>
        </w:rPr>
        <w:t>(conteo)</w:t>
      </w:r>
    </w:p>
    <w:p w14:paraId="19A0EA24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Perfil: </w:t>
      </w:r>
      <w:r w:rsidRPr="000E3386">
        <w:rPr>
          <w:rFonts w:ascii="Segoe UI Emoji" w:hAnsi="Segoe UI Emoji" w:cs="Segoe UI Emoji"/>
          <w:b/>
          <w:bCs/>
          <w:i/>
          <w:iCs/>
        </w:rPr>
        <w:t>Jorge, gestoría (Murcia), 10 empleados. 3 personas con competencias evaluadas de 10 → 30%. Plan PIE.</w:t>
      </w:r>
      <w:r w:rsidRPr="000E3386">
        <w:rPr>
          <w:rFonts w:ascii="Segoe UI Emoji" w:hAnsi="Segoe UI Emoji" w:cs="Segoe UI Emoji"/>
          <w:b/>
          <w:bCs/>
        </w:rPr>
        <w:br/>
        <w:t>Recuperación: Cubo (</w:t>
      </w:r>
      <w:proofErr w:type="spellStart"/>
      <w:r w:rsidRPr="000E3386">
        <w:rPr>
          <w:rFonts w:ascii="Segoe UI Emoji" w:hAnsi="Segoe UI Emoji" w:cs="Segoe UI Emoji"/>
          <w:b/>
          <w:bCs/>
        </w:rPr>
        <w:t>ii</w:t>
      </w:r>
      <w:proofErr w:type="spellEnd"/>
      <w:r w:rsidRPr="000E3386">
        <w:rPr>
          <w:rFonts w:ascii="Segoe UI Emoji" w:hAnsi="Segoe UI Emoji" w:cs="Segoe UI Emoji"/>
          <w:b/>
          <w:bCs/>
        </w:rPr>
        <w:t>) conteo — "personas evaluadas".</w:t>
      </w:r>
    </w:p>
    <w:p w14:paraId="4D432797" w14:textId="77777777" w:rsidR="000E3386" w:rsidRPr="000E3386" w:rsidRDefault="000E3386" w:rsidP="000E3386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C0 — 3/10 → 30%. Objetivo &gt;80% → rojo. Carátula: "Equipo evaluado — %". ✅</w:t>
      </w:r>
    </w:p>
    <w:p w14:paraId="2452B4C2" w14:textId="77777777" w:rsidR="000E3386" w:rsidRPr="000E3386" w:rsidRDefault="000E3386" w:rsidP="000E3386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C1/C2 — coherentes (todo acaba en mi mesa, límites de puesto confusos, tareas huérfanas, roces por autoridad / matriz de responsabilidades, definir qué decide cada uno, protocolo de escalado). </w:t>
      </w:r>
      <w:r w:rsidRPr="000E3386">
        <w:rPr>
          <w:rFonts w:ascii="Segoe UI Emoji" w:hAnsi="Segoe UI Emoji" w:cs="Segoe UI Emoji"/>
          <w:b/>
          <w:bCs/>
          <w:i/>
          <w:iCs/>
        </w:rPr>
        <w:t>Árbol de Decisiones</w:t>
      </w:r>
      <w:r w:rsidRPr="000E3386">
        <w:rPr>
          <w:rFonts w:ascii="Segoe UI Emoji" w:hAnsi="Segoe UI Emoji" w:cs="Segoe UI Emoji"/>
          <w:b/>
          <w:bCs/>
        </w:rPr>
        <w:t>. ✅</w:t>
      </w:r>
    </w:p>
    <w:p w14:paraId="13ED3558" w14:textId="77777777" w:rsidR="000E3386" w:rsidRPr="000E3386" w:rsidRDefault="000E3386" w:rsidP="000E3386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C3/C4 — </w:t>
      </w:r>
      <w:r w:rsidRPr="000E3386">
        <w:rPr>
          <w:rFonts w:ascii="Segoe UI Emoji" w:hAnsi="Segoe UI Emoji" w:cs="Segoe UI Emoji"/>
          <w:b/>
          <w:bCs/>
          <w:i/>
          <w:iCs/>
        </w:rPr>
        <w:t>Mapa de Responsabilidades</w:t>
      </w:r>
      <w:r w:rsidRPr="000E3386">
        <w:rPr>
          <w:rFonts w:ascii="Segoe UI Emoji" w:hAnsi="Segoe UI Emoji" w:cs="Segoe UI Emoji"/>
          <w:b/>
          <w:bCs/>
        </w:rPr>
        <w:t xml:space="preserve"> → </w:t>
      </w:r>
      <w:r w:rsidRPr="000E3386">
        <w:rPr>
          <w:rFonts w:ascii="Segoe UI Emoji" w:hAnsi="Segoe UI Emoji" w:cs="Segoe UI Emoji"/>
          <w:b/>
          <w:bCs/>
          <w:i/>
          <w:iCs/>
        </w:rPr>
        <w:t>Definición de Roles</w:t>
      </w:r>
      <w:r w:rsidRPr="000E3386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0E3386">
        <w:rPr>
          <w:rFonts w:ascii="Segoe UI Emoji" w:hAnsi="Segoe UI Emoji" w:cs="Segoe UI Emoji"/>
          <w:b/>
          <w:bCs/>
        </w:rPr>
        <w:t>Cobrómetro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"</w:t>
      </w:r>
      <w:proofErr w:type="spellStart"/>
      <w:r w:rsidRPr="000E3386">
        <w:rPr>
          <w:rFonts w:ascii="Segoe UI Emoji" w:hAnsi="Segoe UI Emoji" w:cs="Segoe UI Emoji"/>
          <w:b/>
          <w:bCs/>
        </w:rPr>
        <w:t>Nº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de personas evaluadas". Jorge evalúa a 6 más → +6. ✅</w:t>
      </w:r>
    </w:p>
    <w:p w14:paraId="0E2433A9" w14:textId="77777777" w:rsidR="000E3386" w:rsidRPr="000E3386" w:rsidRDefault="000E3386" w:rsidP="000E3386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C6 — conteo: (3+</w:t>
      </w:r>
      <w:proofErr w:type="gramStart"/>
      <w:r w:rsidRPr="000E3386">
        <w:rPr>
          <w:rFonts w:ascii="Segoe UI Emoji" w:hAnsi="Segoe UI Emoji" w:cs="Segoe UI Emoji"/>
          <w:b/>
          <w:bCs/>
        </w:rPr>
        <w:t>6)/</w:t>
      </w:r>
      <w:proofErr w:type="gramEnd"/>
      <w:r w:rsidRPr="000E3386">
        <w:rPr>
          <w:rFonts w:ascii="Segoe UI Emoji" w:hAnsi="Segoe UI Emoji" w:cs="Segoe UI Emoji"/>
          <w:b/>
          <w:bCs/>
        </w:rPr>
        <w:t>10 = 90%. 30% → 90% → Objetivo &gt;80%. ✅ Supera. Sin input manual.</w:t>
      </w:r>
    </w:p>
    <w:p w14:paraId="1DDE80D6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Veredicto: 🟢.</w:t>
      </w:r>
    </w:p>
    <w:p w14:paraId="7C014C2F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pict w14:anchorId="0B34994E">
          <v:rect id="_x0000_i1149" style="width:0;height:1.5pt" o:hralign="center" o:hrstd="t" o:hr="t" fillcolor="#a0a0a0" stroked="f"/>
        </w:pict>
      </w:r>
    </w:p>
    <w:p w14:paraId="58D49AFD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Gestión Clínica: los 3 en verde 🟢. Y suma 2 candidatos a </w:t>
      </w:r>
      <w:proofErr w:type="spellStart"/>
      <w:r w:rsidRPr="000E3386">
        <w:rPr>
          <w:rFonts w:ascii="Segoe UI Emoji" w:hAnsi="Segoe UI Emoji" w:cs="Segoe UI Emoji"/>
          <w:b/>
          <w:bCs/>
        </w:rPr>
        <w:t>success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fee más (CLI-S1, CLI-S2) — con esto ya son los 6 financieros identificados (UCI-S1/S2/S3, NEURO-S3, CLI-S1, CLI-S2), justo el subconjunto del modelo v2.</w:t>
      </w:r>
    </w:p>
    <w:p w14:paraId="1B980D32" w14:textId="77777777" w:rsidR="00EE36D1" w:rsidRDefault="00EE36D1" w:rsidP="00023819">
      <w:pPr>
        <w:rPr>
          <w:rFonts w:ascii="Segoe UI Emoji" w:hAnsi="Segoe UI Emoji" w:cs="Segoe UI Emoji"/>
          <w:b/>
          <w:bCs/>
        </w:rPr>
      </w:pPr>
    </w:p>
    <w:p w14:paraId="49802E2A" w14:textId="77777777" w:rsidR="000E3386" w:rsidRDefault="000E3386" w:rsidP="00023819">
      <w:pPr>
        <w:rPr>
          <w:rFonts w:ascii="Segoe UI Emoji" w:hAnsi="Segoe UI Emoji" w:cs="Segoe UI Emoji"/>
          <w:b/>
          <w:bCs/>
        </w:rPr>
      </w:pPr>
    </w:p>
    <w:p w14:paraId="08ADA59D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🟢 CIR-S1 · Déficit de Imagen Competitiva — Listo para beta </w:t>
      </w:r>
      <w:r w:rsidRPr="000E3386">
        <w:rPr>
          <w:rFonts w:ascii="Segoe UI Emoji" w:hAnsi="Segoe UI Emoji" w:cs="Segoe UI Emoji"/>
          <w:b/>
          <w:bCs/>
          <w:i/>
          <w:iCs/>
        </w:rPr>
        <w:t>(conteo)</w:t>
      </w:r>
    </w:p>
    <w:p w14:paraId="08B71F73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Perfil: </w:t>
      </w:r>
      <w:r w:rsidRPr="000E3386">
        <w:rPr>
          <w:rFonts w:ascii="Segoe UI Emoji" w:hAnsi="Segoe UI Emoji" w:cs="Segoe UI Emoji"/>
          <w:b/>
          <w:bCs/>
          <w:i/>
          <w:iCs/>
        </w:rPr>
        <w:t>Nuria, arquitecta de interiores (Valencia). 4 de 15 materiales de imagen actualizados → 27%. Plan PIE.</w:t>
      </w:r>
      <w:r w:rsidRPr="000E3386">
        <w:rPr>
          <w:rFonts w:ascii="Segoe UI Emoji" w:hAnsi="Segoe UI Emoji" w:cs="Segoe UI Emoji"/>
          <w:b/>
          <w:bCs/>
        </w:rPr>
        <w:br/>
        <w:t>Recuperación: Cubo (</w:t>
      </w:r>
      <w:proofErr w:type="spellStart"/>
      <w:r w:rsidRPr="000E3386">
        <w:rPr>
          <w:rFonts w:ascii="Segoe UI Emoji" w:hAnsi="Segoe UI Emoji" w:cs="Segoe UI Emoji"/>
          <w:b/>
          <w:bCs/>
        </w:rPr>
        <w:t>ii</w:t>
      </w:r>
      <w:proofErr w:type="spellEnd"/>
      <w:r w:rsidRPr="000E3386">
        <w:rPr>
          <w:rFonts w:ascii="Segoe UI Emoji" w:hAnsi="Segoe UI Emoji" w:cs="Segoe UI Emoji"/>
          <w:b/>
          <w:bCs/>
        </w:rPr>
        <w:t>) conteo — "materiales actualizados".</w:t>
      </w:r>
    </w:p>
    <w:p w14:paraId="743E4715" w14:textId="77777777" w:rsidR="000E3386" w:rsidRPr="000E3386" w:rsidRDefault="000E3386" w:rsidP="000E3386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C0 — 4/15 → 27%. Objetivo &gt;80% → rojo. Carátula: "Materiales profesionales — %". ✅</w:t>
      </w:r>
    </w:p>
    <w:p w14:paraId="1439D556" w14:textId="77777777" w:rsidR="000E3386" w:rsidRPr="000E3386" w:rsidRDefault="000E3386" w:rsidP="000E3386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C1/C2 — coherentes (la marca no transmite el nivel, pierdo clientes antes de hablar, estilo genérico / kit de marca, reescribir presentación, estandarizar propuestas, documentar identidad). </w:t>
      </w:r>
      <w:r w:rsidRPr="000E3386">
        <w:rPr>
          <w:rFonts w:ascii="Segoe UI Emoji" w:hAnsi="Segoe UI Emoji" w:cs="Segoe UI Emoji"/>
          <w:b/>
          <w:bCs/>
          <w:i/>
          <w:iCs/>
        </w:rPr>
        <w:t>Impacto vs Esfuerzo</w:t>
      </w:r>
      <w:r w:rsidRPr="000E3386">
        <w:rPr>
          <w:rFonts w:ascii="Segoe UI Emoji" w:hAnsi="Segoe UI Emoji" w:cs="Segoe UI Emoji"/>
          <w:b/>
          <w:bCs/>
        </w:rPr>
        <w:t>. ✅</w:t>
      </w:r>
    </w:p>
    <w:p w14:paraId="09B9FC84" w14:textId="77777777" w:rsidR="000E3386" w:rsidRPr="000E3386" w:rsidRDefault="000E3386" w:rsidP="000E3386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C3/C4 — </w:t>
      </w:r>
      <w:r w:rsidRPr="000E3386">
        <w:rPr>
          <w:rFonts w:ascii="Segoe UI Emoji" w:hAnsi="Segoe UI Emoji" w:cs="Segoe UI Emoji"/>
          <w:b/>
          <w:bCs/>
          <w:i/>
          <w:iCs/>
        </w:rPr>
        <w:t>Mapa de Identidad</w:t>
      </w:r>
      <w:r w:rsidRPr="000E3386">
        <w:rPr>
          <w:rFonts w:ascii="Segoe UI Emoji" w:hAnsi="Segoe UI Emoji" w:cs="Segoe UI Emoji"/>
          <w:b/>
          <w:bCs/>
        </w:rPr>
        <w:t xml:space="preserve"> → </w:t>
      </w:r>
      <w:r w:rsidRPr="000E3386">
        <w:rPr>
          <w:rFonts w:ascii="Segoe UI Emoji" w:hAnsi="Segoe UI Emoji" w:cs="Segoe UI Emoji"/>
          <w:b/>
          <w:bCs/>
          <w:i/>
          <w:iCs/>
        </w:rPr>
        <w:t>Definición de Narrativa</w:t>
      </w:r>
      <w:r w:rsidRPr="000E3386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0E3386">
        <w:rPr>
          <w:rFonts w:ascii="Segoe UI Emoji" w:hAnsi="Segoe UI Emoji" w:cs="Segoe UI Emoji"/>
          <w:b/>
          <w:bCs/>
        </w:rPr>
        <w:t>Cobrómetro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"</w:t>
      </w:r>
      <w:proofErr w:type="spellStart"/>
      <w:r w:rsidRPr="000E3386">
        <w:rPr>
          <w:rFonts w:ascii="Segoe UI Emoji" w:hAnsi="Segoe UI Emoji" w:cs="Segoe UI Emoji"/>
          <w:b/>
          <w:bCs/>
        </w:rPr>
        <w:t>Nº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de materiales actualizados". Nuria renueva 8 → +8. ✅</w:t>
      </w:r>
    </w:p>
    <w:p w14:paraId="3F19173D" w14:textId="77777777" w:rsidR="000E3386" w:rsidRPr="000E3386" w:rsidRDefault="000E3386" w:rsidP="000E3386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C6 — conteo: (4+</w:t>
      </w:r>
      <w:proofErr w:type="gramStart"/>
      <w:r w:rsidRPr="000E3386">
        <w:rPr>
          <w:rFonts w:ascii="Segoe UI Emoji" w:hAnsi="Segoe UI Emoji" w:cs="Segoe UI Emoji"/>
          <w:b/>
          <w:bCs/>
        </w:rPr>
        <w:t>8)/</w:t>
      </w:r>
      <w:proofErr w:type="gramEnd"/>
      <w:r w:rsidRPr="000E3386">
        <w:rPr>
          <w:rFonts w:ascii="Segoe UI Emoji" w:hAnsi="Segoe UI Emoji" w:cs="Segoe UI Emoji"/>
          <w:b/>
          <w:bCs/>
        </w:rPr>
        <w:t>15 = 80%. 27% → 80% → Objetivo &gt;80%. ✅ Alcanza.</w:t>
      </w:r>
    </w:p>
    <w:p w14:paraId="409D5D58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Veredicto: 🟢.</w:t>
      </w:r>
    </w:p>
    <w:p w14:paraId="7012DF2B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pict w14:anchorId="402CB016">
          <v:rect id="_x0000_i1165" style="width:0;height:1.5pt" o:hralign="center" o:hrstd="t" o:hr="t" fillcolor="#a0a0a0" stroked="f"/>
        </w:pict>
      </w:r>
    </w:p>
    <w:p w14:paraId="1F086B89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🟢 CIR-S2 · Miopía Diferencial — Listo para beta </w:t>
      </w:r>
      <w:r w:rsidRPr="000E3386">
        <w:rPr>
          <w:rFonts w:ascii="Segoe UI Emoji" w:hAnsi="Segoe UI Emoji" w:cs="Segoe UI Emoji"/>
          <w:b/>
          <w:bCs/>
          <w:i/>
          <w:iCs/>
        </w:rPr>
        <w:t>(estructural — 3º verificado)</w:t>
      </w:r>
    </w:p>
    <w:p w14:paraId="21122470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Perfil: </w:t>
      </w:r>
      <w:r w:rsidRPr="000E3386">
        <w:rPr>
          <w:rFonts w:ascii="Segoe UI Emoji" w:hAnsi="Segoe UI Emoji" w:cs="Segoe UI Emoji"/>
          <w:b/>
          <w:bCs/>
          <w:i/>
          <w:iCs/>
        </w:rPr>
        <w:t>David, estudio de fotografía (Málaga). Su producto estrella (bodas premium) genera 3.000€ de 15.000€ totales → 20%. Plan PIE.</w:t>
      </w:r>
      <w:r w:rsidRPr="000E3386">
        <w:rPr>
          <w:rFonts w:ascii="Segoe UI Emoji" w:hAnsi="Segoe UI Emoji" w:cs="Segoe UI Emoji"/>
          <w:b/>
          <w:bCs/>
        </w:rPr>
        <w:br/>
        <w:t xml:space="preserve">Recuperación: Cubo (i*) estructural — se cierra </w:t>
      </w:r>
      <w:proofErr w:type="spellStart"/>
      <w:r w:rsidRPr="000E3386">
        <w:rPr>
          <w:rFonts w:ascii="Segoe UI Emoji" w:hAnsi="Segoe UI Emoji" w:cs="Segoe UI Emoji"/>
          <w:b/>
          <w:bCs/>
        </w:rPr>
        <w:t>re-midiendo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la mezcla.</w:t>
      </w:r>
    </w:p>
    <w:p w14:paraId="500CA2F8" w14:textId="77777777" w:rsidR="000E3386" w:rsidRPr="000E3386" w:rsidRDefault="000E3386" w:rsidP="000E3386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C0 — 3.000 / 15.000 → 20%. Objetivo &gt;30% → rojo. Carátula: "Peso del producto estrella — %". ✅</w:t>
      </w:r>
    </w:p>
    <w:p w14:paraId="0FD4EC79" w14:textId="77777777" w:rsidR="000E3386" w:rsidRPr="000E3386" w:rsidRDefault="000E3386" w:rsidP="000E3386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C1/C2 — coherentes (no sé decir por qué elegirme, sueno igual que la competencia, sin mensaje único / definir 3 atributos, frase de posicionamiento, casos de éxito, auditar competidores). </w:t>
      </w:r>
      <w:r w:rsidRPr="000E3386">
        <w:rPr>
          <w:rFonts w:ascii="Segoe UI Emoji" w:hAnsi="Segoe UI Emoji" w:cs="Segoe UI Emoji"/>
          <w:b/>
          <w:bCs/>
          <w:i/>
          <w:iCs/>
        </w:rPr>
        <w:t>DAFO de Diferenciación</w:t>
      </w:r>
      <w:r w:rsidRPr="000E3386">
        <w:rPr>
          <w:rFonts w:ascii="Segoe UI Emoji" w:hAnsi="Segoe UI Emoji" w:cs="Segoe UI Emoji"/>
          <w:b/>
          <w:bCs/>
        </w:rPr>
        <w:t>. ✅</w:t>
      </w:r>
    </w:p>
    <w:p w14:paraId="76809267" w14:textId="77777777" w:rsidR="000E3386" w:rsidRPr="000E3386" w:rsidRDefault="000E3386" w:rsidP="000E3386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C3/C4 — </w:t>
      </w:r>
      <w:r w:rsidRPr="000E3386">
        <w:rPr>
          <w:rFonts w:ascii="Segoe UI Emoji" w:hAnsi="Segoe UI Emoji" w:cs="Segoe UI Emoji"/>
          <w:b/>
          <w:bCs/>
          <w:i/>
          <w:iCs/>
        </w:rPr>
        <w:t>Mapa de Territorio</w:t>
      </w:r>
      <w:r w:rsidRPr="000E3386">
        <w:rPr>
          <w:rFonts w:ascii="Segoe UI Emoji" w:hAnsi="Segoe UI Emoji" w:cs="Segoe UI Emoji"/>
          <w:b/>
          <w:bCs/>
        </w:rPr>
        <w:t xml:space="preserve"> → </w:t>
      </w:r>
      <w:r w:rsidRPr="000E3386">
        <w:rPr>
          <w:rFonts w:ascii="Segoe UI Emoji" w:hAnsi="Segoe UI Emoji" w:cs="Segoe UI Emoji"/>
          <w:b/>
          <w:bCs/>
          <w:i/>
          <w:iCs/>
        </w:rPr>
        <w:t>Definición de Propuesta Única</w:t>
      </w:r>
      <w:r w:rsidRPr="000E3386">
        <w:rPr>
          <w:rFonts w:ascii="Segoe UI Emoji" w:hAnsi="Segoe UI Emoji" w:cs="Segoe UI Emoji"/>
          <w:b/>
          <w:bCs/>
        </w:rPr>
        <w:t>. ✅</w:t>
      </w:r>
    </w:p>
    <w:p w14:paraId="3D7D7F51" w14:textId="77777777" w:rsidR="000E3386" w:rsidRPr="000E3386" w:rsidRDefault="000E3386" w:rsidP="000E3386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C6 — recuadro "🔄 </w:t>
      </w:r>
      <w:proofErr w:type="spellStart"/>
      <w:r w:rsidRPr="000E3386">
        <w:rPr>
          <w:rFonts w:ascii="Segoe UI Emoji" w:hAnsi="Segoe UI Emoji" w:cs="Segoe UI Emoji"/>
          <w:b/>
          <w:bCs/>
        </w:rPr>
        <w:t>Re-mide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tu KPI" con </w:t>
      </w:r>
      <w:r w:rsidRPr="000E3386">
        <w:rPr>
          <w:rFonts w:ascii="Segoe UI Emoji" w:hAnsi="Segoe UI Emoji" w:cs="Segoe UI Emoji"/>
          <w:b/>
          <w:bCs/>
          <w:i/>
          <w:iCs/>
        </w:rPr>
        <w:t>Ingresos del producto estrella / Ingresos totales</w:t>
      </w:r>
      <w:r w:rsidRPr="000E3386">
        <w:rPr>
          <w:rFonts w:ascii="Segoe UI Emoji" w:hAnsi="Segoe UI Emoji" w:cs="Segoe UI Emoji"/>
          <w:b/>
          <w:bCs/>
        </w:rPr>
        <w:t xml:space="preserve">. Tras enfocar su diferenciación, el producto estrella de David crece a 6.000€ sobre 18.000€ → </w:t>
      </w:r>
      <w:proofErr w:type="spellStart"/>
      <w:r w:rsidRPr="000E3386">
        <w:rPr>
          <w:rFonts w:ascii="Segoe UI Emoji" w:hAnsi="Segoe UI Emoji" w:cs="Segoe UI Emoji"/>
          <w:b/>
          <w:bCs/>
        </w:rPr>
        <w:t>re-mide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6.000 / 18.000 → 33%. </w:t>
      </w:r>
      <w:r w:rsidRPr="000E3386">
        <w:rPr>
          <w:rFonts w:ascii="Segoe UI Emoji" w:hAnsi="Segoe UI Emoji" w:cs="Segoe UI Emoji"/>
          <w:b/>
          <w:bCs/>
        </w:rPr>
        <w:lastRenderedPageBreak/>
        <w:t>20% → 33% → Objetivo &gt;30%. ✅ Supera y el Alta se abre. Sin teclear el KPI.</w:t>
      </w:r>
    </w:p>
    <w:p w14:paraId="128A10AF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Veredicto: 🟢. </w:t>
      </w:r>
      <w:r w:rsidRPr="000E3386">
        <w:rPr>
          <w:rFonts w:ascii="Segoe UI Emoji" w:hAnsi="Segoe UI Emoji" w:cs="Segoe UI Emoji"/>
          <w:b/>
          <w:bCs/>
          <w:i/>
          <w:iCs/>
        </w:rPr>
        <w:t xml:space="preserve">(Con esto, los 3 estructurales —CARDIO-S2, NEURO-S1, CIR-S2— quedan verificados con la </w:t>
      </w:r>
      <w:proofErr w:type="spellStart"/>
      <w:r w:rsidRPr="000E3386">
        <w:rPr>
          <w:rFonts w:ascii="Segoe UI Emoji" w:hAnsi="Segoe UI Emoji" w:cs="Segoe UI Emoji"/>
          <w:b/>
          <w:bCs/>
          <w:i/>
          <w:iCs/>
        </w:rPr>
        <w:t>re-medición</w:t>
      </w:r>
      <w:proofErr w:type="spellEnd"/>
      <w:r w:rsidRPr="000E3386">
        <w:rPr>
          <w:rFonts w:ascii="Segoe UI Emoji" w:hAnsi="Segoe UI Emoji" w:cs="Segoe UI Emoji"/>
          <w:b/>
          <w:bCs/>
          <w:i/>
          <w:iCs/>
        </w:rPr>
        <w:t>.)</w:t>
      </w:r>
    </w:p>
    <w:p w14:paraId="55AEBD46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pict w14:anchorId="0D6C23FF">
          <v:rect id="_x0000_i1166" style="width:0;height:1.5pt" o:hralign="center" o:hrstd="t" o:hr="t" fillcolor="#a0a0a0" stroked="f"/>
        </w:pict>
      </w:r>
    </w:p>
    <w:p w14:paraId="2BA00D02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🟢 CIR-S3 · Comunicación Inconsistente — Listo para beta </w:t>
      </w:r>
      <w:r w:rsidRPr="000E3386">
        <w:rPr>
          <w:rFonts w:ascii="Segoe UI Emoji" w:hAnsi="Segoe UI Emoji" w:cs="Segoe UI Emoji"/>
          <w:b/>
          <w:bCs/>
          <w:i/>
          <w:iCs/>
        </w:rPr>
        <w:t>(conteo)</w:t>
      </w:r>
    </w:p>
    <w:p w14:paraId="361FD2C1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Perfil: </w:t>
      </w:r>
      <w:r w:rsidRPr="000E3386">
        <w:rPr>
          <w:rFonts w:ascii="Segoe UI Emoji" w:hAnsi="Segoe UI Emoji" w:cs="Segoe UI Emoji"/>
          <w:b/>
          <w:bCs/>
          <w:i/>
          <w:iCs/>
        </w:rPr>
        <w:t>Carmen, peluquería (Córdoba), 80 clientes/mes. 4 reseñas o recomendaciones digitales → 5%. Plan PIE.</w:t>
      </w:r>
      <w:r w:rsidRPr="000E3386">
        <w:rPr>
          <w:rFonts w:ascii="Segoe UI Emoji" w:hAnsi="Segoe UI Emoji" w:cs="Segoe UI Emoji"/>
          <w:b/>
          <w:bCs/>
        </w:rPr>
        <w:br/>
        <w:t>Recuperación: Cubo (</w:t>
      </w:r>
      <w:proofErr w:type="spellStart"/>
      <w:r w:rsidRPr="000E3386">
        <w:rPr>
          <w:rFonts w:ascii="Segoe UI Emoji" w:hAnsi="Segoe UI Emoji" w:cs="Segoe UI Emoji"/>
          <w:b/>
          <w:bCs/>
        </w:rPr>
        <w:t>ii</w:t>
      </w:r>
      <w:proofErr w:type="spellEnd"/>
      <w:r w:rsidRPr="000E3386">
        <w:rPr>
          <w:rFonts w:ascii="Segoe UI Emoji" w:hAnsi="Segoe UI Emoji" w:cs="Segoe UI Emoji"/>
          <w:b/>
          <w:bCs/>
        </w:rPr>
        <w:t>) conteo — "reseñas o recomendaciones logradas".</w:t>
      </w:r>
    </w:p>
    <w:p w14:paraId="7DE50575" w14:textId="77777777" w:rsidR="000E3386" w:rsidRPr="000E3386" w:rsidRDefault="000E3386" w:rsidP="000E3386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C0 — 4/80 → 5%. Objetivo &gt;10% → rojo. Carátula: "Clientes que recomiendan — %". ✅</w:t>
      </w:r>
    </w:p>
    <w:p w14:paraId="560F676B" w14:textId="77777777" w:rsidR="000E3386" w:rsidRPr="000E3386" w:rsidRDefault="000E3386" w:rsidP="000E3386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C1/C2 — coherentes (comunico cuando me acuerdo, tono distinto por canal, cada uno un mensaje / calendario editorial, guía de tono, estandarizar mensajes, unificar perfiles). </w:t>
      </w:r>
      <w:r w:rsidRPr="000E3386">
        <w:rPr>
          <w:rFonts w:ascii="Segoe UI Emoji" w:hAnsi="Segoe UI Emoji" w:cs="Segoe UI Emoji"/>
          <w:b/>
          <w:bCs/>
          <w:i/>
          <w:iCs/>
        </w:rPr>
        <w:t>Regla 5/25</w:t>
      </w:r>
      <w:r w:rsidRPr="000E3386">
        <w:rPr>
          <w:rFonts w:ascii="Segoe UI Emoji" w:hAnsi="Segoe UI Emoji" w:cs="Segoe UI Emoji"/>
          <w:b/>
          <w:bCs/>
        </w:rPr>
        <w:t>. ✅</w:t>
      </w:r>
    </w:p>
    <w:p w14:paraId="27FF4EE9" w14:textId="77777777" w:rsidR="000E3386" w:rsidRPr="000E3386" w:rsidRDefault="000E3386" w:rsidP="000E3386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C3/C4 — </w:t>
      </w:r>
      <w:r w:rsidRPr="000E3386">
        <w:rPr>
          <w:rFonts w:ascii="Segoe UI Emoji" w:hAnsi="Segoe UI Emoji" w:cs="Segoe UI Emoji"/>
          <w:b/>
          <w:bCs/>
          <w:i/>
          <w:iCs/>
        </w:rPr>
        <w:t>Mapa de Mensajes</w:t>
      </w:r>
      <w:r w:rsidRPr="000E3386">
        <w:rPr>
          <w:rFonts w:ascii="Segoe UI Emoji" w:hAnsi="Segoe UI Emoji" w:cs="Segoe UI Emoji"/>
          <w:b/>
          <w:bCs/>
        </w:rPr>
        <w:t xml:space="preserve"> → </w:t>
      </w:r>
      <w:r w:rsidRPr="000E3386">
        <w:rPr>
          <w:rFonts w:ascii="Segoe UI Emoji" w:hAnsi="Segoe UI Emoji" w:cs="Segoe UI Emoji"/>
          <w:b/>
          <w:bCs/>
          <w:i/>
          <w:iCs/>
        </w:rPr>
        <w:t>Definición de Tono</w:t>
      </w:r>
      <w:r w:rsidRPr="000E3386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0E3386">
        <w:rPr>
          <w:rFonts w:ascii="Segoe UI Emoji" w:hAnsi="Segoe UI Emoji" w:cs="Segoe UI Emoji"/>
          <w:b/>
          <w:bCs/>
        </w:rPr>
        <w:t>Cobrómetro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"</w:t>
      </w:r>
      <w:proofErr w:type="spellStart"/>
      <w:r w:rsidRPr="000E3386">
        <w:rPr>
          <w:rFonts w:ascii="Segoe UI Emoji" w:hAnsi="Segoe UI Emoji" w:cs="Segoe UI Emoji"/>
          <w:b/>
          <w:bCs/>
        </w:rPr>
        <w:t>Nº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de reseñas o recomendaciones logradas". Carmen implementa un protocolo para pedir reseñas → +5. ✅</w:t>
      </w:r>
    </w:p>
    <w:p w14:paraId="08830EB9" w14:textId="77777777" w:rsidR="000E3386" w:rsidRPr="000E3386" w:rsidRDefault="000E3386" w:rsidP="000E3386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C6 — conteo: (4+</w:t>
      </w:r>
      <w:proofErr w:type="gramStart"/>
      <w:r w:rsidRPr="000E3386">
        <w:rPr>
          <w:rFonts w:ascii="Segoe UI Emoji" w:hAnsi="Segoe UI Emoji" w:cs="Segoe UI Emoji"/>
          <w:b/>
          <w:bCs/>
        </w:rPr>
        <w:t>5)/</w:t>
      </w:r>
      <w:proofErr w:type="gramEnd"/>
      <w:r w:rsidRPr="000E3386">
        <w:rPr>
          <w:rFonts w:ascii="Segoe UI Emoji" w:hAnsi="Segoe UI Emoji" w:cs="Segoe UI Emoji"/>
          <w:b/>
          <w:bCs/>
        </w:rPr>
        <w:t>80 = 11,25%. 5% → 11,25% → Objetivo &gt;10%. ✅ Supera.</w:t>
      </w:r>
    </w:p>
    <w:p w14:paraId="26D88D06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Veredicto: 🟢.</w:t>
      </w:r>
    </w:p>
    <w:p w14:paraId="6FFDD832" w14:textId="77777777" w:rsidR="000E3386" w:rsidRDefault="000E3386" w:rsidP="00023819">
      <w:pPr>
        <w:rPr>
          <w:rFonts w:ascii="Segoe UI Emoji" w:hAnsi="Segoe UI Emoji" w:cs="Segoe UI Emoji"/>
          <w:b/>
          <w:bCs/>
        </w:rPr>
      </w:pPr>
    </w:p>
    <w:p w14:paraId="71EF29B6" w14:textId="77777777" w:rsidR="000E3386" w:rsidRDefault="000E3386" w:rsidP="00023819">
      <w:pPr>
        <w:rPr>
          <w:rFonts w:ascii="Segoe UI Emoji" w:hAnsi="Segoe UI Emoji" w:cs="Segoe UI Emoji"/>
          <w:b/>
          <w:bCs/>
        </w:rPr>
      </w:pPr>
    </w:p>
    <w:p w14:paraId="2D8FA148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🟢 PSI-S1 · Sobrecarga Emocional Operativa — Listo para beta </w:t>
      </w:r>
      <w:r w:rsidRPr="000E3386">
        <w:rPr>
          <w:rFonts w:ascii="Segoe UI Emoji" w:hAnsi="Segoe UI Emoji" w:cs="Segoe UI Emoji"/>
          <w:b/>
          <w:bCs/>
          <w:i/>
          <w:iCs/>
        </w:rPr>
        <w:t>(conteo, menos es mejor)</w:t>
      </w:r>
    </w:p>
    <w:p w14:paraId="7A2B0724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Perfil: </w:t>
      </w:r>
      <w:r w:rsidRPr="000E3386">
        <w:rPr>
          <w:rFonts w:ascii="Segoe UI Emoji" w:hAnsi="Segoe UI Emoji" w:cs="Segoe UI Emoji"/>
          <w:b/>
          <w:bCs/>
          <w:i/>
          <w:iCs/>
        </w:rPr>
        <w:t xml:space="preserve">Rocío, pequeño </w:t>
      </w:r>
      <w:proofErr w:type="spellStart"/>
      <w:r w:rsidRPr="000E3386">
        <w:rPr>
          <w:rFonts w:ascii="Segoe UI Emoji" w:hAnsi="Segoe UI Emoji" w:cs="Segoe UI Emoji"/>
          <w:b/>
          <w:bCs/>
          <w:i/>
          <w:iCs/>
        </w:rPr>
        <w:t>call</w:t>
      </w:r>
      <w:proofErr w:type="spellEnd"/>
      <w:r w:rsidRPr="000E3386">
        <w:rPr>
          <w:rFonts w:ascii="Segoe UI Emoji" w:hAnsi="Segoe UI Emoji" w:cs="Segoe UI Emoji"/>
          <w:b/>
          <w:bCs/>
          <w:i/>
          <w:iCs/>
        </w:rPr>
        <w:t xml:space="preserve"> center (Sevilla), 10 personas, 22 días laborables. 14 días de alta tensión → 64%. Plan PIE.</w:t>
      </w:r>
      <w:r w:rsidRPr="000E3386">
        <w:rPr>
          <w:rFonts w:ascii="Segoe UI Emoji" w:hAnsi="Segoe UI Emoji" w:cs="Segoe UI Emoji"/>
          <w:b/>
          <w:bCs/>
        </w:rPr>
        <w:br/>
        <w:t>Recuperación: Cubo (</w:t>
      </w:r>
      <w:proofErr w:type="spellStart"/>
      <w:r w:rsidRPr="000E3386">
        <w:rPr>
          <w:rFonts w:ascii="Segoe UI Emoji" w:hAnsi="Segoe UI Emoji" w:cs="Segoe UI Emoji"/>
          <w:b/>
          <w:bCs/>
        </w:rPr>
        <w:t>ii</w:t>
      </w:r>
      <w:proofErr w:type="spellEnd"/>
      <w:r w:rsidRPr="000E3386">
        <w:rPr>
          <w:rFonts w:ascii="Segoe UI Emoji" w:hAnsi="Segoe UI Emoji" w:cs="Segoe UI Emoji"/>
          <w:b/>
          <w:bCs/>
        </w:rPr>
        <w:t>) conteo — "días de alta tensión reducidos".</w:t>
      </w:r>
    </w:p>
    <w:p w14:paraId="5FBDF4ED" w14:textId="77777777" w:rsidR="000E3386" w:rsidRPr="000E3386" w:rsidRDefault="000E3386" w:rsidP="000E3386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C0 — 14/22 → 64%. Objetivo &lt;30% → rojo. Carátula: "Días de alta tensión — %". ✅</w:t>
      </w:r>
    </w:p>
    <w:p w14:paraId="156A03E3" w14:textId="77777777" w:rsidR="000E3386" w:rsidRPr="000E3386" w:rsidRDefault="000E3386" w:rsidP="000E3386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lastRenderedPageBreak/>
        <w:t xml:space="preserve">C1/C2 — coherentes (equipo en modo emergencia, decisiones impulsivas, todo urgente / patrones de escalado, urgencia cultural, desbordamiento, recuperación). </w:t>
      </w:r>
      <w:r w:rsidRPr="000E3386">
        <w:rPr>
          <w:rFonts w:ascii="Segoe UI Emoji" w:hAnsi="Segoe UI Emoji" w:cs="Segoe UI Emoji"/>
          <w:b/>
          <w:bCs/>
          <w:i/>
          <w:iCs/>
        </w:rPr>
        <w:t>Urgente vs Importante</w:t>
      </w:r>
      <w:r w:rsidRPr="000E3386">
        <w:rPr>
          <w:rFonts w:ascii="Segoe UI Emoji" w:hAnsi="Segoe UI Emoji" w:cs="Segoe UI Emoji"/>
          <w:b/>
          <w:bCs/>
        </w:rPr>
        <w:t>. ✅</w:t>
      </w:r>
    </w:p>
    <w:p w14:paraId="1F23E280" w14:textId="77777777" w:rsidR="000E3386" w:rsidRPr="000E3386" w:rsidRDefault="000E3386" w:rsidP="000E3386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C3/C4 — </w:t>
      </w:r>
      <w:r w:rsidRPr="000E3386">
        <w:rPr>
          <w:rFonts w:ascii="Segoe UI Emoji" w:hAnsi="Segoe UI Emoji" w:cs="Segoe UI Emoji"/>
          <w:b/>
          <w:bCs/>
          <w:i/>
          <w:iCs/>
        </w:rPr>
        <w:t>Mapa de Tensión</w:t>
      </w:r>
      <w:r w:rsidRPr="000E3386">
        <w:rPr>
          <w:rFonts w:ascii="Segoe UI Emoji" w:hAnsi="Segoe UI Emoji" w:cs="Segoe UI Emoji"/>
          <w:b/>
          <w:bCs/>
        </w:rPr>
        <w:t xml:space="preserve"> → </w:t>
      </w:r>
      <w:r w:rsidRPr="000E3386">
        <w:rPr>
          <w:rFonts w:ascii="Segoe UI Emoji" w:hAnsi="Segoe UI Emoji" w:cs="Segoe UI Emoji"/>
          <w:b/>
          <w:bCs/>
          <w:i/>
          <w:iCs/>
        </w:rPr>
        <w:t>Kaizen emocional</w:t>
      </w:r>
      <w:r w:rsidRPr="000E3386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0E3386">
        <w:rPr>
          <w:rFonts w:ascii="Segoe UI Emoji" w:hAnsi="Segoe UI Emoji" w:cs="Segoe UI Emoji"/>
          <w:b/>
          <w:bCs/>
        </w:rPr>
        <w:t>Cobrómetro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"</w:t>
      </w:r>
      <w:proofErr w:type="spellStart"/>
      <w:r w:rsidRPr="000E3386">
        <w:rPr>
          <w:rFonts w:ascii="Segoe UI Emoji" w:hAnsi="Segoe UI Emoji" w:cs="Segoe UI Emoji"/>
          <w:b/>
          <w:bCs/>
        </w:rPr>
        <w:t>Nº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de días de alta tensión reducidos". Rocío redistribuye carga y filtra urgencias → −8. ✅</w:t>
      </w:r>
    </w:p>
    <w:p w14:paraId="3EB50378" w14:textId="77777777" w:rsidR="000E3386" w:rsidRPr="000E3386" w:rsidRDefault="000E3386" w:rsidP="000E3386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C6 — conteo (menos es mejor): (14−</w:t>
      </w:r>
      <w:proofErr w:type="gramStart"/>
      <w:r w:rsidRPr="000E3386">
        <w:rPr>
          <w:rFonts w:ascii="Segoe UI Emoji" w:hAnsi="Segoe UI Emoji" w:cs="Segoe UI Emoji"/>
          <w:b/>
          <w:bCs/>
        </w:rPr>
        <w:t>8)/</w:t>
      </w:r>
      <w:proofErr w:type="gramEnd"/>
      <w:r w:rsidRPr="000E3386">
        <w:rPr>
          <w:rFonts w:ascii="Segoe UI Emoji" w:hAnsi="Segoe UI Emoji" w:cs="Segoe UI Emoji"/>
          <w:b/>
          <w:bCs/>
        </w:rPr>
        <w:t>22 = 27%. 64% → 27% → Objetivo &lt;30%. ✅ Baja por debajo.</w:t>
      </w:r>
    </w:p>
    <w:p w14:paraId="4152EA8F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Veredicto: 🟢.</w:t>
      </w:r>
    </w:p>
    <w:p w14:paraId="24FD533B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pict w14:anchorId="7895A588">
          <v:rect id="_x0000_i1181" style="width:0;height:1.5pt" o:hralign="center" o:hrstd="t" o:hr="t" fillcolor="#a0a0a0" stroked="f"/>
        </w:pict>
      </w:r>
    </w:p>
    <w:p w14:paraId="256ECBC3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🟢 PSI-S2 · Dislocación de Perfiles — Listo para beta </w:t>
      </w:r>
      <w:r w:rsidRPr="000E3386">
        <w:rPr>
          <w:rFonts w:ascii="Segoe UI Emoji" w:hAnsi="Segoe UI Emoji" w:cs="Segoe UI Emoji"/>
          <w:b/>
          <w:bCs/>
          <w:i/>
          <w:iCs/>
        </w:rPr>
        <w:t>(conteo, menos es mejor)</w:t>
      </w:r>
    </w:p>
    <w:p w14:paraId="268BBCB3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Perfil: </w:t>
      </w:r>
      <w:r w:rsidRPr="000E3386">
        <w:rPr>
          <w:rFonts w:ascii="Segoe UI Emoji" w:hAnsi="Segoe UI Emoji" w:cs="Segoe UI Emoji"/>
          <w:b/>
          <w:bCs/>
          <w:i/>
          <w:iCs/>
        </w:rPr>
        <w:t>Álvaro, agencia de marketing (Bilbao), 12 personas. 5 habitualmente saturadas → 42%. Plan PIE.</w:t>
      </w:r>
      <w:r w:rsidRPr="000E3386">
        <w:rPr>
          <w:rFonts w:ascii="Segoe UI Emoji" w:hAnsi="Segoe UI Emoji" w:cs="Segoe UI Emoji"/>
          <w:b/>
          <w:bCs/>
        </w:rPr>
        <w:br/>
        <w:t>Recuperación: Cubo (</w:t>
      </w:r>
      <w:proofErr w:type="spellStart"/>
      <w:r w:rsidRPr="000E3386">
        <w:rPr>
          <w:rFonts w:ascii="Segoe UI Emoji" w:hAnsi="Segoe UI Emoji" w:cs="Segoe UI Emoji"/>
          <w:b/>
          <w:bCs/>
        </w:rPr>
        <w:t>ii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) conteo — "personas </w:t>
      </w:r>
      <w:proofErr w:type="spellStart"/>
      <w:r w:rsidRPr="000E3386">
        <w:rPr>
          <w:rFonts w:ascii="Segoe UI Emoji" w:hAnsi="Segoe UI Emoji" w:cs="Segoe UI Emoji"/>
          <w:b/>
          <w:bCs/>
        </w:rPr>
        <w:t>des-saturadas</w:t>
      </w:r>
      <w:proofErr w:type="spellEnd"/>
      <w:r w:rsidRPr="000E3386">
        <w:rPr>
          <w:rFonts w:ascii="Segoe UI Emoji" w:hAnsi="Segoe UI Emoji" w:cs="Segoe UI Emoji"/>
          <w:b/>
          <w:bCs/>
        </w:rPr>
        <w:t>".</w:t>
      </w:r>
    </w:p>
    <w:p w14:paraId="59D2F618" w14:textId="77777777" w:rsidR="000E3386" w:rsidRPr="000E3386" w:rsidRDefault="000E3386" w:rsidP="000E3386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C0 — 5/12 → 42%. Objetivo &lt;20% → rojo. Carátula: "Equipo saturado — %". ✅</w:t>
      </w:r>
    </w:p>
    <w:p w14:paraId="0D37D31C" w14:textId="77777777" w:rsidR="000E3386" w:rsidRPr="000E3386" w:rsidRDefault="000E3386" w:rsidP="000E3386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C1/C2 — coherentes (personas válidas en puestos que no encajan, siempre resuelve la misma, duplicidad de funciones / rediseñar responsabilidades por perfil real, reasignar, adaptar rol vs contratar). </w:t>
      </w:r>
      <w:r w:rsidRPr="000E3386">
        <w:rPr>
          <w:rFonts w:ascii="Segoe UI Emoji" w:hAnsi="Segoe UI Emoji" w:cs="Segoe UI Emoji"/>
          <w:b/>
          <w:bCs/>
          <w:i/>
          <w:iCs/>
        </w:rPr>
        <w:t>Árbol de Decisiones</w:t>
      </w:r>
      <w:r w:rsidRPr="000E3386">
        <w:rPr>
          <w:rFonts w:ascii="Segoe UI Emoji" w:hAnsi="Segoe UI Emoji" w:cs="Segoe UI Emoji"/>
          <w:b/>
          <w:bCs/>
        </w:rPr>
        <w:t>. ✅</w:t>
      </w:r>
    </w:p>
    <w:p w14:paraId="31AA8B3A" w14:textId="77777777" w:rsidR="000E3386" w:rsidRPr="000E3386" w:rsidRDefault="000E3386" w:rsidP="000E3386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C3/C4 — </w:t>
      </w:r>
      <w:r w:rsidRPr="000E3386">
        <w:rPr>
          <w:rFonts w:ascii="Segoe UI Emoji" w:hAnsi="Segoe UI Emoji" w:cs="Segoe UI Emoji"/>
          <w:b/>
          <w:bCs/>
          <w:i/>
          <w:iCs/>
        </w:rPr>
        <w:t>SIPOC de roles</w:t>
      </w:r>
      <w:r w:rsidRPr="000E3386">
        <w:rPr>
          <w:rFonts w:ascii="Segoe UI Emoji" w:hAnsi="Segoe UI Emoji" w:cs="Segoe UI Emoji"/>
          <w:b/>
          <w:bCs/>
        </w:rPr>
        <w:t xml:space="preserve"> → </w:t>
      </w:r>
      <w:r w:rsidRPr="000E3386">
        <w:rPr>
          <w:rFonts w:ascii="Segoe UI Emoji" w:hAnsi="Segoe UI Emoji" w:cs="Segoe UI Emoji"/>
          <w:b/>
          <w:bCs/>
          <w:i/>
          <w:iCs/>
        </w:rPr>
        <w:t>Reasignación persona-rol</w:t>
      </w:r>
      <w:r w:rsidRPr="000E3386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0E3386">
        <w:rPr>
          <w:rFonts w:ascii="Segoe UI Emoji" w:hAnsi="Segoe UI Emoji" w:cs="Segoe UI Emoji"/>
          <w:b/>
          <w:bCs/>
        </w:rPr>
        <w:t>Cobrómetro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"</w:t>
      </w:r>
      <w:proofErr w:type="spellStart"/>
      <w:r w:rsidRPr="000E3386">
        <w:rPr>
          <w:rFonts w:ascii="Segoe UI Emoji" w:hAnsi="Segoe UI Emoji" w:cs="Segoe UI Emoji"/>
          <w:b/>
          <w:bCs/>
        </w:rPr>
        <w:t>Nº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de personas </w:t>
      </w:r>
      <w:proofErr w:type="spellStart"/>
      <w:r w:rsidRPr="000E3386">
        <w:rPr>
          <w:rFonts w:ascii="Segoe UI Emoji" w:hAnsi="Segoe UI Emoji" w:cs="Segoe UI Emoji"/>
          <w:b/>
          <w:bCs/>
        </w:rPr>
        <w:t>des-saturadas</w:t>
      </w:r>
      <w:proofErr w:type="spellEnd"/>
      <w:r w:rsidRPr="000E3386">
        <w:rPr>
          <w:rFonts w:ascii="Segoe UI Emoji" w:hAnsi="Segoe UI Emoji" w:cs="Segoe UI Emoji"/>
          <w:b/>
          <w:bCs/>
        </w:rPr>
        <w:t>". Álvaro reasigna roles → −3. ✅</w:t>
      </w:r>
    </w:p>
    <w:p w14:paraId="76ABF06E" w14:textId="77777777" w:rsidR="000E3386" w:rsidRPr="000E3386" w:rsidRDefault="000E3386" w:rsidP="000E3386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C6 — conteo (menos es mejor): (5−</w:t>
      </w:r>
      <w:proofErr w:type="gramStart"/>
      <w:r w:rsidRPr="000E3386">
        <w:rPr>
          <w:rFonts w:ascii="Segoe UI Emoji" w:hAnsi="Segoe UI Emoji" w:cs="Segoe UI Emoji"/>
          <w:b/>
          <w:bCs/>
        </w:rPr>
        <w:t>3)/</w:t>
      </w:r>
      <w:proofErr w:type="gramEnd"/>
      <w:r w:rsidRPr="000E3386">
        <w:rPr>
          <w:rFonts w:ascii="Segoe UI Emoji" w:hAnsi="Segoe UI Emoji" w:cs="Segoe UI Emoji"/>
          <w:b/>
          <w:bCs/>
        </w:rPr>
        <w:t>12 = 17%. 42% → 17% → Objetivo &lt;20%. ✅ Baja por debajo.</w:t>
      </w:r>
    </w:p>
    <w:p w14:paraId="3D33AD4A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Veredicto: 🟢.</w:t>
      </w:r>
    </w:p>
    <w:p w14:paraId="028BB725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pict w14:anchorId="1FFC4FD7">
          <v:rect id="_x0000_i1182" style="width:0;height:1.5pt" o:hralign="center" o:hrstd="t" o:hr="t" fillcolor="#a0a0a0" stroked="f"/>
        </w:pict>
      </w:r>
    </w:p>
    <w:p w14:paraId="44FDAFF4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🟢 PSI-S3 · Anestesia de Equipo — Listo para beta </w:t>
      </w:r>
      <w:r w:rsidRPr="000E3386">
        <w:rPr>
          <w:rFonts w:ascii="Segoe UI Emoji" w:hAnsi="Segoe UI Emoji" w:cs="Segoe UI Emoji"/>
          <w:b/>
          <w:bCs/>
          <w:i/>
          <w:iCs/>
        </w:rPr>
        <w:t>(conteo)</w:t>
      </w:r>
    </w:p>
    <w:p w14:paraId="5353EF3F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Perfil: </w:t>
      </w:r>
      <w:r w:rsidRPr="000E3386">
        <w:rPr>
          <w:rFonts w:ascii="Segoe UI Emoji" w:hAnsi="Segoe UI Emoji" w:cs="Segoe UI Emoji"/>
          <w:b/>
          <w:bCs/>
          <w:i/>
          <w:iCs/>
        </w:rPr>
        <w:t>Marta, obrador de pan artesano (Valencia), 8 personas. 2 propusieron mejoras este mes → 25%. Plan PIE.</w:t>
      </w:r>
      <w:r w:rsidRPr="000E3386">
        <w:rPr>
          <w:rFonts w:ascii="Segoe UI Emoji" w:hAnsi="Segoe UI Emoji" w:cs="Segoe UI Emoji"/>
          <w:b/>
          <w:bCs/>
        </w:rPr>
        <w:br/>
        <w:t>Recuperación: Cubo (</w:t>
      </w:r>
      <w:proofErr w:type="spellStart"/>
      <w:r w:rsidRPr="000E3386">
        <w:rPr>
          <w:rFonts w:ascii="Segoe UI Emoji" w:hAnsi="Segoe UI Emoji" w:cs="Segoe UI Emoji"/>
          <w:b/>
          <w:bCs/>
        </w:rPr>
        <w:t>ii</w:t>
      </w:r>
      <w:proofErr w:type="spellEnd"/>
      <w:r w:rsidRPr="000E3386">
        <w:rPr>
          <w:rFonts w:ascii="Segoe UI Emoji" w:hAnsi="Segoe UI Emoji" w:cs="Segoe UI Emoji"/>
          <w:b/>
          <w:bCs/>
        </w:rPr>
        <w:t>) conteo — "personas que aportan ideas".</w:t>
      </w:r>
    </w:p>
    <w:p w14:paraId="560E18EE" w14:textId="77777777" w:rsidR="000E3386" w:rsidRPr="000E3386" w:rsidRDefault="000E3386" w:rsidP="000E3386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lastRenderedPageBreak/>
        <w:t>C0 — 2/8 → 25%. Objetivo &gt;50% → rojo. Carátula: "Equipo que propone — %". ✅</w:t>
      </w:r>
    </w:p>
    <w:p w14:paraId="75DF4284" w14:textId="77777777" w:rsidR="000E3386" w:rsidRPr="000E3386" w:rsidRDefault="000E3386" w:rsidP="000E3386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C1/C2 — coherentes (</w:t>
      </w:r>
      <w:proofErr w:type="gramStart"/>
      <w:r w:rsidRPr="000E3386">
        <w:rPr>
          <w:rFonts w:ascii="Segoe UI Emoji" w:hAnsi="Segoe UI Emoji" w:cs="Segoe UI Emoji"/>
          <w:b/>
          <w:bCs/>
        </w:rPr>
        <w:t>cumple</w:t>
      </w:r>
      <w:proofErr w:type="gramEnd"/>
      <w:r w:rsidRPr="000E3386">
        <w:rPr>
          <w:rFonts w:ascii="Segoe UI Emoji" w:hAnsi="Segoe UI Emoji" w:cs="Segoe UI Emoji"/>
          <w:b/>
          <w:bCs/>
        </w:rPr>
        <w:t xml:space="preserve"> pero no propone, apatía, hacen lo mínimo / falta de decisiones visibles a raíz de propuestas, esfuerzo no reconocido, </w:t>
      </w:r>
      <w:proofErr w:type="spellStart"/>
      <w:r w:rsidRPr="000E3386">
        <w:rPr>
          <w:rFonts w:ascii="Segoe UI Emoji" w:hAnsi="Segoe UI Emoji" w:cs="Segoe UI Emoji"/>
          <w:b/>
          <w:bCs/>
        </w:rPr>
        <w:t>microgestión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). </w:t>
      </w:r>
      <w:r w:rsidRPr="000E3386">
        <w:rPr>
          <w:rFonts w:ascii="Segoe UI Emoji" w:hAnsi="Segoe UI Emoji" w:cs="Segoe UI Emoji"/>
          <w:b/>
          <w:bCs/>
          <w:i/>
          <w:iCs/>
        </w:rPr>
        <w:t>Regla 5/25</w:t>
      </w:r>
      <w:r w:rsidRPr="000E3386">
        <w:rPr>
          <w:rFonts w:ascii="Segoe UI Emoji" w:hAnsi="Segoe UI Emoji" w:cs="Segoe UI Emoji"/>
          <w:b/>
          <w:bCs/>
        </w:rPr>
        <w:t xml:space="preserve"> (el </w:t>
      </w:r>
      <w:proofErr w:type="spellStart"/>
      <w:r w:rsidRPr="000E3386">
        <w:rPr>
          <w:rFonts w:ascii="Segoe UI Emoji" w:hAnsi="Segoe UI Emoji" w:cs="Segoe UI Emoji"/>
          <w:b/>
          <w:bCs/>
        </w:rPr>
        <w:t>typo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"Regla 5 25" ya está corregido). ✅</w:t>
      </w:r>
    </w:p>
    <w:p w14:paraId="1107BCEA" w14:textId="77777777" w:rsidR="000E3386" w:rsidRPr="000E3386" w:rsidRDefault="000E3386" w:rsidP="000E3386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 xml:space="preserve">C3/C4 — </w:t>
      </w:r>
      <w:r w:rsidRPr="000E3386">
        <w:rPr>
          <w:rFonts w:ascii="Segoe UI Emoji" w:hAnsi="Segoe UI Emoji" w:cs="Segoe UI Emoji"/>
          <w:b/>
          <w:bCs/>
          <w:i/>
          <w:iCs/>
        </w:rPr>
        <w:t>Mapa de Energía</w:t>
      </w:r>
      <w:r w:rsidRPr="000E3386">
        <w:rPr>
          <w:rFonts w:ascii="Segoe UI Emoji" w:hAnsi="Segoe UI Emoji" w:cs="Segoe UI Emoji"/>
          <w:b/>
          <w:bCs/>
        </w:rPr>
        <w:t xml:space="preserve"> → </w:t>
      </w:r>
      <w:r w:rsidRPr="000E3386">
        <w:rPr>
          <w:rFonts w:ascii="Segoe UI Emoji" w:hAnsi="Segoe UI Emoji" w:cs="Segoe UI Emoji"/>
          <w:b/>
          <w:bCs/>
          <w:i/>
          <w:iCs/>
        </w:rPr>
        <w:t>Plan de reactivación de equipo</w:t>
      </w:r>
      <w:r w:rsidRPr="000E3386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0E3386">
        <w:rPr>
          <w:rFonts w:ascii="Segoe UI Emoji" w:hAnsi="Segoe UI Emoji" w:cs="Segoe UI Emoji"/>
          <w:b/>
          <w:bCs/>
        </w:rPr>
        <w:t>Cobrómetro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"</w:t>
      </w:r>
      <w:proofErr w:type="spellStart"/>
      <w:r w:rsidRPr="000E3386">
        <w:rPr>
          <w:rFonts w:ascii="Segoe UI Emoji" w:hAnsi="Segoe UI Emoji" w:cs="Segoe UI Emoji"/>
          <w:b/>
          <w:bCs/>
        </w:rPr>
        <w:t>Nº</w:t>
      </w:r>
      <w:proofErr w:type="spellEnd"/>
      <w:r w:rsidRPr="000E3386">
        <w:rPr>
          <w:rFonts w:ascii="Segoe UI Emoji" w:hAnsi="Segoe UI Emoji" w:cs="Segoe UI Emoji"/>
          <w:b/>
          <w:bCs/>
        </w:rPr>
        <w:t xml:space="preserve"> de personas que aportan ideas". Marta reactiva la implicación → +3. ✅</w:t>
      </w:r>
    </w:p>
    <w:p w14:paraId="70E71354" w14:textId="77777777" w:rsidR="000E3386" w:rsidRPr="000E3386" w:rsidRDefault="000E3386" w:rsidP="000E3386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C6 — conteo: (2+</w:t>
      </w:r>
      <w:proofErr w:type="gramStart"/>
      <w:r w:rsidRPr="000E3386">
        <w:rPr>
          <w:rFonts w:ascii="Segoe UI Emoji" w:hAnsi="Segoe UI Emoji" w:cs="Segoe UI Emoji"/>
          <w:b/>
          <w:bCs/>
        </w:rPr>
        <w:t>3)/</w:t>
      </w:r>
      <w:proofErr w:type="gramEnd"/>
      <w:r w:rsidRPr="000E3386">
        <w:rPr>
          <w:rFonts w:ascii="Segoe UI Emoji" w:hAnsi="Segoe UI Emoji" w:cs="Segoe UI Emoji"/>
          <w:b/>
          <w:bCs/>
        </w:rPr>
        <w:t>8 = 62,5%. 25% → 62,5% → Objetivo &gt;50%. ✅ Supera. Sin input manual.</w:t>
      </w:r>
    </w:p>
    <w:p w14:paraId="6BDD71CD" w14:textId="77777777" w:rsidR="000E3386" w:rsidRPr="000E3386" w:rsidRDefault="000E3386" w:rsidP="000E3386">
      <w:pPr>
        <w:rPr>
          <w:rFonts w:ascii="Segoe UI Emoji" w:hAnsi="Segoe UI Emoji" w:cs="Segoe UI Emoji"/>
          <w:b/>
          <w:bCs/>
        </w:rPr>
      </w:pPr>
      <w:r w:rsidRPr="000E3386">
        <w:rPr>
          <w:rFonts w:ascii="Segoe UI Emoji" w:hAnsi="Segoe UI Emoji" w:cs="Segoe UI Emoji"/>
          <w:b/>
          <w:bCs/>
        </w:rPr>
        <w:t>Veredicto: 🟢.</w:t>
      </w:r>
    </w:p>
    <w:p w14:paraId="0BAA0E79" w14:textId="77777777" w:rsidR="000E3386" w:rsidRDefault="000E3386" w:rsidP="00023819">
      <w:pPr>
        <w:rPr>
          <w:rFonts w:ascii="Segoe UI Emoji" w:hAnsi="Segoe UI Emoji" w:cs="Segoe UI Emoji"/>
          <w:b/>
          <w:bCs/>
        </w:rPr>
      </w:pPr>
    </w:p>
    <w:p w14:paraId="577365AF" w14:textId="77777777" w:rsidR="000E3386" w:rsidRDefault="000E3386" w:rsidP="00023819">
      <w:pPr>
        <w:rPr>
          <w:rFonts w:ascii="Segoe UI Emoji" w:hAnsi="Segoe UI Emoji" w:cs="Segoe UI Emoji"/>
          <w:b/>
          <w:bCs/>
        </w:rPr>
      </w:pPr>
    </w:p>
    <w:p w14:paraId="39C9C5A3" w14:textId="77777777" w:rsidR="00A65A46" w:rsidRPr="00A65A46" w:rsidRDefault="00A65A46" w:rsidP="00A65A46">
      <w:pPr>
        <w:rPr>
          <w:rFonts w:ascii="Segoe UI Emoji" w:hAnsi="Segoe UI Emoji" w:cs="Segoe UI Emoji"/>
          <w:b/>
          <w:bCs/>
        </w:rPr>
      </w:pPr>
      <w:r w:rsidRPr="00A65A46">
        <w:rPr>
          <w:rFonts w:ascii="Segoe UI Emoji" w:hAnsi="Segoe UI Emoji" w:cs="Segoe UI Emoji"/>
          <w:b/>
          <w:bCs/>
        </w:rPr>
        <w:t xml:space="preserve">🟢 TER-S1 · Efecto NO-WOW — Listo para beta </w:t>
      </w:r>
      <w:r w:rsidRPr="00A65A46">
        <w:rPr>
          <w:rFonts w:ascii="Segoe UI Emoji" w:hAnsi="Segoe UI Emoji" w:cs="Segoe UI Emoji"/>
          <w:b/>
          <w:bCs/>
          <w:i/>
          <w:iCs/>
        </w:rPr>
        <w:t>(KPI positivo)</w:t>
      </w:r>
    </w:p>
    <w:p w14:paraId="0CAFC64D" w14:textId="77777777" w:rsidR="00A65A46" w:rsidRPr="00A65A46" w:rsidRDefault="00A65A46" w:rsidP="00A65A46">
      <w:pPr>
        <w:rPr>
          <w:rFonts w:ascii="Segoe UI Emoji" w:hAnsi="Segoe UI Emoji" w:cs="Segoe UI Emoji"/>
          <w:b/>
          <w:bCs/>
        </w:rPr>
      </w:pPr>
      <w:r w:rsidRPr="00A65A46">
        <w:rPr>
          <w:rFonts w:ascii="Segoe UI Emoji" w:hAnsi="Segoe UI Emoji" w:cs="Segoe UI Emoji"/>
          <w:b/>
          <w:bCs/>
        </w:rPr>
        <w:t xml:space="preserve">Perfil: </w:t>
      </w:r>
      <w:r w:rsidRPr="00A65A46">
        <w:rPr>
          <w:rFonts w:ascii="Segoe UI Emoji" w:hAnsi="Segoe UI Emoji" w:cs="Segoe UI Emoji"/>
          <w:b/>
          <w:bCs/>
          <w:i/>
          <w:iCs/>
        </w:rPr>
        <w:t>Lucas, restaurante (Granada), 200 atenciones/mes. 20 incluyen un momento memorable → 10%. Plan PIE.</w:t>
      </w:r>
      <w:r w:rsidRPr="00A65A46">
        <w:rPr>
          <w:rFonts w:ascii="Segoe UI Emoji" w:hAnsi="Segoe UI Emoji" w:cs="Segoe UI Emoji"/>
          <w:b/>
          <w:bCs/>
        </w:rPr>
        <w:br/>
        <w:t>Recuperación: Cubo (</w:t>
      </w:r>
      <w:proofErr w:type="spellStart"/>
      <w:r w:rsidRPr="00A65A46">
        <w:rPr>
          <w:rFonts w:ascii="Segoe UI Emoji" w:hAnsi="Segoe UI Emoji" w:cs="Segoe UI Emoji"/>
          <w:b/>
          <w:bCs/>
        </w:rPr>
        <w:t>ii</w:t>
      </w:r>
      <w:proofErr w:type="spellEnd"/>
      <w:r w:rsidRPr="00A65A46">
        <w:rPr>
          <w:rFonts w:ascii="Segoe UI Emoji" w:hAnsi="Segoe UI Emoji" w:cs="Segoe UI Emoji"/>
          <w:b/>
          <w:bCs/>
        </w:rPr>
        <w:t>) conteo — "momentos WOW creados".</w:t>
      </w:r>
    </w:p>
    <w:p w14:paraId="4E572168" w14:textId="77777777" w:rsidR="00A65A46" w:rsidRPr="00A65A46" w:rsidRDefault="00A65A46" w:rsidP="00A65A46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A65A46">
        <w:rPr>
          <w:rFonts w:ascii="Segoe UI Emoji" w:hAnsi="Segoe UI Emoji" w:cs="Segoe UI Emoji"/>
          <w:b/>
          <w:bCs/>
        </w:rPr>
        <w:t>C0 — 20/200 → 10%. Objetivo &gt;30% → rojo. Carátula: "Experiencias memorables — %". El KPI mide lo que el síntoma trata: cuántas atenciones generan un momento memorable, no cuántas dan queja. ✅</w:t>
      </w:r>
    </w:p>
    <w:p w14:paraId="7FA97DC6" w14:textId="77777777" w:rsidR="00A65A46" w:rsidRPr="00A65A46" w:rsidRDefault="00A65A46" w:rsidP="00A65A46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A65A46">
        <w:rPr>
          <w:rFonts w:ascii="Segoe UI Emoji" w:hAnsi="Segoe UI Emoji" w:cs="Segoe UI Emoji"/>
          <w:b/>
          <w:bCs/>
        </w:rPr>
        <w:t xml:space="preserve">C1/C2 — coherentes y alineadas con el KPI (crear momentos de sorpresa positiva, gesto de valor no esperado, historia memorable). </w:t>
      </w:r>
      <w:r w:rsidRPr="00A65A46">
        <w:rPr>
          <w:rFonts w:ascii="Segoe UI Emoji" w:hAnsi="Segoe UI Emoji" w:cs="Segoe UI Emoji"/>
          <w:b/>
          <w:bCs/>
          <w:i/>
          <w:iCs/>
        </w:rPr>
        <w:t>Regla 5/25</w:t>
      </w:r>
      <w:r w:rsidRPr="00A65A46">
        <w:rPr>
          <w:rFonts w:ascii="Segoe UI Emoji" w:hAnsi="Segoe UI Emoji" w:cs="Segoe UI Emoji"/>
          <w:b/>
          <w:bCs/>
        </w:rPr>
        <w:t>. ✅</w:t>
      </w:r>
    </w:p>
    <w:p w14:paraId="244B23D2" w14:textId="77777777" w:rsidR="00A65A46" w:rsidRPr="00A65A46" w:rsidRDefault="00A65A46" w:rsidP="00A65A46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A65A46">
        <w:rPr>
          <w:rFonts w:ascii="Segoe UI Emoji" w:hAnsi="Segoe UI Emoji" w:cs="Segoe UI Emoji"/>
          <w:b/>
          <w:bCs/>
          <w:lang w:val="en-GB"/>
        </w:rPr>
        <w:t xml:space="preserve">C3/C4 — </w:t>
      </w:r>
      <w:r w:rsidRPr="00A65A46">
        <w:rPr>
          <w:rFonts w:ascii="Segoe UI Emoji" w:hAnsi="Segoe UI Emoji" w:cs="Segoe UI Emoji"/>
          <w:b/>
          <w:bCs/>
          <w:i/>
          <w:iCs/>
          <w:lang w:val="en-GB"/>
        </w:rPr>
        <w:t>Customer Journey Map</w:t>
      </w:r>
      <w:r w:rsidRPr="00A65A46">
        <w:rPr>
          <w:rFonts w:ascii="Segoe UI Emoji" w:hAnsi="Segoe UI Emoji" w:cs="Segoe UI Emoji"/>
          <w:b/>
          <w:bCs/>
          <w:lang w:val="en-GB"/>
        </w:rPr>
        <w:t xml:space="preserve"> → </w:t>
      </w:r>
      <w:r w:rsidRPr="00A65A46">
        <w:rPr>
          <w:rFonts w:ascii="Segoe UI Emoji" w:hAnsi="Segoe UI Emoji" w:cs="Segoe UI Emoji"/>
          <w:b/>
          <w:bCs/>
          <w:i/>
          <w:iCs/>
          <w:lang w:val="en-GB"/>
        </w:rPr>
        <w:t xml:space="preserve">Kaizen de </w:t>
      </w:r>
      <w:proofErr w:type="spellStart"/>
      <w:r w:rsidRPr="00A65A46">
        <w:rPr>
          <w:rFonts w:ascii="Segoe UI Emoji" w:hAnsi="Segoe UI Emoji" w:cs="Segoe UI Emoji"/>
          <w:b/>
          <w:bCs/>
          <w:i/>
          <w:iCs/>
          <w:lang w:val="en-GB"/>
        </w:rPr>
        <w:t>experiencia</w:t>
      </w:r>
      <w:proofErr w:type="spellEnd"/>
      <w:r w:rsidRPr="00A65A46">
        <w:rPr>
          <w:rFonts w:ascii="Segoe UI Emoji" w:hAnsi="Segoe UI Emoji" w:cs="Segoe UI Emoji"/>
          <w:b/>
          <w:bCs/>
          <w:lang w:val="en-GB"/>
        </w:rPr>
        <w:t xml:space="preserve">. </w:t>
      </w:r>
      <w:proofErr w:type="spellStart"/>
      <w:r w:rsidRPr="00A65A46">
        <w:rPr>
          <w:rFonts w:ascii="Segoe UI Emoji" w:hAnsi="Segoe UI Emoji" w:cs="Segoe UI Emoji"/>
          <w:b/>
          <w:bCs/>
        </w:rPr>
        <w:t>Cobrómetro</w:t>
      </w:r>
      <w:proofErr w:type="spellEnd"/>
      <w:r w:rsidRPr="00A65A46">
        <w:rPr>
          <w:rFonts w:ascii="Segoe UI Emoji" w:hAnsi="Segoe UI Emoji" w:cs="Segoe UI Emoji"/>
          <w:b/>
          <w:bCs/>
        </w:rPr>
        <w:t xml:space="preserve"> pide "</w:t>
      </w:r>
      <w:proofErr w:type="spellStart"/>
      <w:r w:rsidRPr="00A65A46">
        <w:rPr>
          <w:rFonts w:ascii="Segoe UI Emoji" w:hAnsi="Segoe UI Emoji" w:cs="Segoe UI Emoji"/>
          <w:b/>
          <w:bCs/>
        </w:rPr>
        <w:t>Nº</w:t>
      </w:r>
      <w:proofErr w:type="spellEnd"/>
      <w:r w:rsidRPr="00A65A46">
        <w:rPr>
          <w:rFonts w:ascii="Segoe UI Emoji" w:hAnsi="Segoe UI Emoji" w:cs="Segoe UI Emoji"/>
          <w:b/>
          <w:bCs/>
        </w:rPr>
        <w:t xml:space="preserve"> de momentos WOW creados". Lucas diseña un protocolo de WOW en inicio y cierre → +50. ✅</w:t>
      </w:r>
    </w:p>
    <w:p w14:paraId="71A9F1BF" w14:textId="77777777" w:rsidR="00A65A46" w:rsidRPr="00A65A46" w:rsidRDefault="00A65A46" w:rsidP="00A65A46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A65A46">
        <w:rPr>
          <w:rFonts w:ascii="Segoe UI Emoji" w:hAnsi="Segoe UI Emoji" w:cs="Segoe UI Emoji"/>
          <w:b/>
          <w:bCs/>
        </w:rPr>
        <w:t>C6 — conteo (más es mejor): (20+</w:t>
      </w:r>
      <w:proofErr w:type="gramStart"/>
      <w:r w:rsidRPr="00A65A46">
        <w:rPr>
          <w:rFonts w:ascii="Segoe UI Emoji" w:hAnsi="Segoe UI Emoji" w:cs="Segoe UI Emoji"/>
          <w:b/>
          <w:bCs/>
        </w:rPr>
        <w:t>50)/</w:t>
      </w:r>
      <w:proofErr w:type="gramEnd"/>
      <w:r w:rsidRPr="00A65A46">
        <w:rPr>
          <w:rFonts w:ascii="Segoe UI Emoji" w:hAnsi="Segoe UI Emoji" w:cs="Segoe UI Emoji"/>
          <w:b/>
          <w:bCs/>
        </w:rPr>
        <w:t>200 = 35%. 10% → 35% → Objetivo &gt;30%. ✅ Supera. Circuito coherente: C2/C4 crean WOW → el KPI cuenta WOW → C6 sube.</w:t>
      </w:r>
    </w:p>
    <w:p w14:paraId="049107E9" w14:textId="77777777" w:rsidR="005735FD" w:rsidRPr="005735FD" w:rsidRDefault="005735FD" w:rsidP="005735FD">
      <w:pPr>
        <w:rPr>
          <w:rFonts w:ascii="Segoe UI Emoji" w:hAnsi="Segoe UI Emoji" w:cs="Segoe UI Emoji"/>
          <w:b/>
          <w:bCs/>
        </w:rPr>
      </w:pPr>
      <w:r w:rsidRPr="005735FD">
        <w:rPr>
          <w:rFonts w:ascii="Segoe UI Emoji" w:hAnsi="Segoe UI Emoji" w:cs="Segoe UI Emoji"/>
          <w:b/>
          <w:bCs/>
        </w:rPr>
        <w:t xml:space="preserve">🟢 TER-S2 · Necrosis de Cliente — Listo para beta </w:t>
      </w:r>
      <w:r w:rsidRPr="005735FD">
        <w:rPr>
          <w:rFonts w:ascii="Segoe UI Emoji" w:hAnsi="Segoe UI Emoji" w:cs="Segoe UI Emoji"/>
          <w:b/>
          <w:bCs/>
          <w:i/>
          <w:iCs/>
        </w:rPr>
        <w:t>(rediseñado: KPI positivo de repetición)</w:t>
      </w:r>
    </w:p>
    <w:p w14:paraId="4AE93017" w14:textId="77777777" w:rsidR="005735FD" w:rsidRPr="005735FD" w:rsidRDefault="005735FD" w:rsidP="005735FD">
      <w:pPr>
        <w:rPr>
          <w:rFonts w:ascii="Segoe UI Emoji" w:hAnsi="Segoe UI Emoji" w:cs="Segoe UI Emoji"/>
          <w:b/>
          <w:bCs/>
        </w:rPr>
      </w:pPr>
      <w:r w:rsidRPr="005735FD">
        <w:rPr>
          <w:rFonts w:ascii="Segoe UI Emoji" w:hAnsi="Segoe UI Emoji" w:cs="Segoe UI Emoji"/>
          <w:b/>
          <w:bCs/>
        </w:rPr>
        <w:lastRenderedPageBreak/>
        <w:t xml:space="preserve">Perfil: </w:t>
      </w:r>
      <w:r w:rsidRPr="005735FD">
        <w:rPr>
          <w:rFonts w:ascii="Segoe UI Emoji" w:hAnsi="Segoe UI Emoji" w:cs="Segoe UI Emoji"/>
          <w:b/>
          <w:bCs/>
          <w:i/>
          <w:iCs/>
        </w:rPr>
        <w:t>Sofía, clínica estética (Málaga), 80 clientes/mes. 24 ya le habían comprado antes → 30%. Plan PIE.</w:t>
      </w:r>
      <w:r w:rsidRPr="005735FD">
        <w:rPr>
          <w:rFonts w:ascii="Segoe UI Emoji" w:hAnsi="Segoe UI Emoji" w:cs="Segoe UI Emoji"/>
          <w:b/>
          <w:bCs/>
        </w:rPr>
        <w:br/>
        <w:t>Recuperación: Cubo (</w:t>
      </w:r>
      <w:proofErr w:type="spellStart"/>
      <w:r w:rsidRPr="005735FD">
        <w:rPr>
          <w:rFonts w:ascii="Segoe UI Emoji" w:hAnsi="Segoe UI Emoji" w:cs="Segoe UI Emoji"/>
          <w:b/>
          <w:bCs/>
        </w:rPr>
        <w:t>ii</w:t>
      </w:r>
      <w:proofErr w:type="spellEnd"/>
      <w:r w:rsidRPr="005735FD">
        <w:rPr>
          <w:rFonts w:ascii="Segoe UI Emoji" w:hAnsi="Segoe UI Emoji" w:cs="Segoe UI Emoji"/>
          <w:b/>
          <w:bCs/>
        </w:rPr>
        <w:t>) conteo — "clientes que vuelven a comprar" (antes: "clientes recuperados / molestos").</w:t>
      </w:r>
    </w:p>
    <w:p w14:paraId="6EE6AFE7" w14:textId="77777777" w:rsidR="005735FD" w:rsidRPr="005735FD" w:rsidRDefault="005735FD" w:rsidP="005735FD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5735FD">
        <w:rPr>
          <w:rFonts w:ascii="Segoe UI Emoji" w:hAnsi="Segoe UI Emoji" w:cs="Segoe UI Emoji"/>
          <w:b/>
          <w:bCs/>
        </w:rPr>
        <w:t>C0 — 24/80 → 30%. Objetivo &gt;40% → rojo. Carátula: "Clientes que repiten — medido en %". El KPI ya mide lo que un negocio entiende: cuántos vuelven, no cuántos están molestos. ✅</w:t>
      </w:r>
    </w:p>
    <w:p w14:paraId="22F7310C" w14:textId="77777777" w:rsidR="005735FD" w:rsidRPr="005735FD" w:rsidRDefault="005735FD" w:rsidP="005735FD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5735FD">
        <w:rPr>
          <w:rFonts w:ascii="Segoe UI Emoji" w:hAnsi="Segoe UI Emoji" w:cs="Segoe UI Emoji"/>
          <w:b/>
          <w:bCs/>
        </w:rPr>
        <w:t xml:space="preserve">C1 — 6 casillas positivas y reconocibles: </w:t>
      </w:r>
      <w:r w:rsidRPr="005735FD">
        <w:rPr>
          <w:rFonts w:ascii="Segoe UI Emoji" w:hAnsi="Segoe UI Emoji" w:cs="Segoe UI Emoji"/>
          <w:b/>
          <w:bCs/>
          <w:i/>
          <w:iCs/>
        </w:rPr>
        <w:t>"la mayoría compran una vez y no vuelven"</w:t>
      </w:r>
      <w:r w:rsidRPr="005735FD">
        <w:rPr>
          <w:rFonts w:ascii="Segoe UI Emoji" w:hAnsi="Segoe UI Emoji" w:cs="Segoe UI Emoji"/>
          <w:b/>
          <w:bCs/>
        </w:rPr>
        <w:t xml:space="preserve">, </w:t>
      </w:r>
      <w:r w:rsidRPr="005735FD">
        <w:rPr>
          <w:rFonts w:ascii="Segoe UI Emoji" w:hAnsi="Segoe UI Emoji" w:cs="Segoe UI Emoji"/>
          <w:b/>
          <w:bCs/>
          <w:i/>
          <w:iCs/>
        </w:rPr>
        <w:t>"no lanzo campañas de reactivación"</w:t>
      </w:r>
      <w:r w:rsidRPr="005735FD">
        <w:rPr>
          <w:rFonts w:ascii="Segoe UI Emoji" w:hAnsi="Segoe UI Emoji" w:cs="Segoe UI Emoji"/>
          <w:b/>
          <w:bCs/>
        </w:rPr>
        <w:t xml:space="preserve">, </w:t>
      </w:r>
      <w:r w:rsidRPr="005735FD">
        <w:rPr>
          <w:rFonts w:ascii="Segoe UI Emoji" w:hAnsi="Segoe UI Emoji" w:cs="Segoe UI Emoji"/>
          <w:b/>
          <w:bCs/>
          <w:i/>
          <w:iCs/>
        </w:rPr>
        <w:t>"no premio a los que repiten"</w:t>
      </w:r>
      <w:r w:rsidRPr="005735FD">
        <w:rPr>
          <w:rFonts w:ascii="Segoe UI Emoji" w:hAnsi="Segoe UI Emoji" w:cs="Segoe UI Emoji"/>
          <w:b/>
          <w:bCs/>
        </w:rPr>
        <w:t xml:space="preserve">, </w:t>
      </w:r>
      <w:r w:rsidRPr="005735FD">
        <w:rPr>
          <w:rFonts w:ascii="Segoe UI Emoji" w:hAnsi="Segoe UI Emoji" w:cs="Segoe UI Emoji"/>
          <w:b/>
          <w:bCs/>
          <w:i/>
          <w:iCs/>
        </w:rPr>
        <w:t>"dependo de captar nuevos"</w:t>
      </w:r>
      <w:r w:rsidRPr="005735FD">
        <w:rPr>
          <w:rFonts w:ascii="Segoe UI Emoji" w:hAnsi="Segoe UI Emoji" w:cs="Segoe UI Emoji"/>
          <w:b/>
          <w:bCs/>
        </w:rPr>
        <w:t>. ✅</w:t>
      </w:r>
    </w:p>
    <w:p w14:paraId="00216438" w14:textId="77777777" w:rsidR="005735FD" w:rsidRPr="005735FD" w:rsidRDefault="005735FD" w:rsidP="005735FD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5735FD">
        <w:rPr>
          <w:rFonts w:ascii="Segoe UI Emoji" w:hAnsi="Segoe UI Emoji" w:cs="Segoe UI Emoji"/>
          <w:b/>
          <w:bCs/>
        </w:rPr>
        <w:t xml:space="preserve">C2 — </w:t>
      </w:r>
      <w:r w:rsidRPr="005735FD">
        <w:rPr>
          <w:rFonts w:ascii="Segoe UI Emoji" w:hAnsi="Segoe UI Emoji" w:cs="Segoe UI Emoji"/>
          <w:b/>
          <w:bCs/>
          <w:i/>
          <w:iCs/>
        </w:rPr>
        <w:t>Impacto vs Esfuerzo</w:t>
      </w:r>
      <w:r w:rsidRPr="005735FD">
        <w:rPr>
          <w:rFonts w:ascii="Segoe UI Emoji" w:hAnsi="Segoe UI Emoji" w:cs="Segoe UI Emoji"/>
          <w:b/>
          <w:bCs/>
        </w:rPr>
        <w:t xml:space="preserve"> con las palancas de repetición: programa de fidelización, reactivar clientes dormidos, ofertas para la segunda compra, contacto </w:t>
      </w:r>
      <w:proofErr w:type="spellStart"/>
      <w:r w:rsidRPr="005735FD">
        <w:rPr>
          <w:rFonts w:ascii="Segoe UI Emoji" w:hAnsi="Segoe UI Emoji" w:cs="Segoe UI Emoji"/>
          <w:b/>
          <w:bCs/>
        </w:rPr>
        <w:t>post-compra</w:t>
      </w:r>
      <w:proofErr w:type="spellEnd"/>
      <w:r w:rsidRPr="005735FD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5735FD">
        <w:rPr>
          <w:rFonts w:ascii="Segoe UI Emoji" w:hAnsi="Segoe UI Emoji" w:cs="Segoe UI Emoji"/>
          <w:b/>
          <w:bCs/>
        </w:rPr>
        <w:t>upsell</w:t>
      </w:r>
      <w:proofErr w:type="spellEnd"/>
      <w:r w:rsidRPr="005735FD">
        <w:rPr>
          <w:rFonts w:ascii="Segoe UI Emoji" w:hAnsi="Segoe UI Emoji" w:cs="Segoe UI Emoji"/>
          <w:b/>
          <w:bCs/>
        </w:rPr>
        <w:t>, novedades periódicas. Prioriza por impacto/esfuerzo. ✅</w:t>
      </w:r>
    </w:p>
    <w:p w14:paraId="1C0E5711" w14:textId="77777777" w:rsidR="005735FD" w:rsidRPr="005735FD" w:rsidRDefault="005735FD" w:rsidP="005735FD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5735FD">
        <w:rPr>
          <w:rFonts w:ascii="Segoe UI Emoji" w:hAnsi="Segoe UI Emoji" w:cs="Segoe UI Emoji"/>
          <w:b/>
          <w:bCs/>
        </w:rPr>
        <w:t xml:space="preserve">C3/C4 — </w:t>
      </w:r>
      <w:r w:rsidRPr="005735FD">
        <w:rPr>
          <w:rFonts w:ascii="Segoe UI Emoji" w:hAnsi="Segoe UI Emoji" w:cs="Segoe UI Emoji"/>
          <w:b/>
          <w:bCs/>
          <w:i/>
          <w:iCs/>
        </w:rPr>
        <w:t>Mapa del ciclo de recompra</w:t>
      </w:r>
      <w:r w:rsidRPr="005735FD">
        <w:rPr>
          <w:rFonts w:ascii="Segoe UI Emoji" w:hAnsi="Segoe UI Emoji" w:cs="Segoe UI Emoji"/>
          <w:b/>
          <w:bCs/>
        </w:rPr>
        <w:t xml:space="preserve"> (cada cuánto vuelve, dónde se rompe) → </w:t>
      </w:r>
      <w:r w:rsidRPr="005735FD">
        <w:rPr>
          <w:rFonts w:ascii="Segoe UI Emoji" w:hAnsi="Segoe UI Emoji" w:cs="Segoe UI Emoji"/>
          <w:b/>
          <w:bCs/>
          <w:i/>
          <w:iCs/>
        </w:rPr>
        <w:t>Plan de fidelización y reactivación</w:t>
      </w:r>
      <w:r w:rsidRPr="005735FD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5735FD">
        <w:rPr>
          <w:rFonts w:ascii="Segoe UI Emoji" w:hAnsi="Segoe UI Emoji" w:cs="Segoe UI Emoji"/>
          <w:b/>
          <w:bCs/>
        </w:rPr>
        <w:t>Cobrómetro</w:t>
      </w:r>
      <w:proofErr w:type="spellEnd"/>
      <w:r w:rsidRPr="005735FD">
        <w:rPr>
          <w:rFonts w:ascii="Segoe UI Emoji" w:hAnsi="Segoe UI Emoji" w:cs="Segoe UI Emoji"/>
          <w:b/>
          <w:bCs/>
        </w:rPr>
        <w:t xml:space="preserve"> pide "</w:t>
      </w:r>
      <w:proofErr w:type="spellStart"/>
      <w:r w:rsidRPr="005735FD">
        <w:rPr>
          <w:rFonts w:ascii="Segoe UI Emoji" w:hAnsi="Segoe UI Emoji" w:cs="Segoe UI Emoji"/>
          <w:b/>
          <w:bCs/>
        </w:rPr>
        <w:t>Nº</w:t>
      </w:r>
      <w:proofErr w:type="spellEnd"/>
      <w:r w:rsidRPr="005735FD">
        <w:rPr>
          <w:rFonts w:ascii="Segoe UI Emoji" w:hAnsi="Segoe UI Emoji" w:cs="Segoe UI Emoji"/>
          <w:b/>
          <w:bCs/>
        </w:rPr>
        <w:t xml:space="preserve"> de clientes que vuelven a comprar". Sofía lanza una campaña de reactivación + ofertas de segunda visita → +10. ✅</w:t>
      </w:r>
    </w:p>
    <w:p w14:paraId="6D2EECC8" w14:textId="77777777" w:rsidR="005735FD" w:rsidRPr="005735FD" w:rsidRDefault="005735FD" w:rsidP="005735FD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5735FD">
        <w:rPr>
          <w:rFonts w:ascii="Segoe UI Emoji" w:hAnsi="Segoe UI Emoji" w:cs="Segoe UI Emoji"/>
          <w:b/>
          <w:bCs/>
        </w:rPr>
        <w:t>C6 — conteo (más es mejor): (24+</w:t>
      </w:r>
      <w:proofErr w:type="gramStart"/>
      <w:r w:rsidRPr="005735FD">
        <w:rPr>
          <w:rFonts w:ascii="Segoe UI Emoji" w:hAnsi="Segoe UI Emoji" w:cs="Segoe UI Emoji"/>
          <w:b/>
          <w:bCs/>
        </w:rPr>
        <w:t>10)/</w:t>
      </w:r>
      <w:proofErr w:type="gramEnd"/>
      <w:r w:rsidRPr="005735FD">
        <w:rPr>
          <w:rFonts w:ascii="Segoe UI Emoji" w:hAnsi="Segoe UI Emoji" w:cs="Segoe UI Emoji"/>
          <w:b/>
          <w:bCs/>
        </w:rPr>
        <w:t>80 = 42,5%. 30% → 42,5% → Objetivo &gt;40%. ✅ Supera. Circuito coherente: C2/C4 hacen volver clientes → el KPI cuenta los que repiten → C6 sube.</w:t>
      </w:r>
    </w:p>
    <w:p w14:paraId="3C3EB96E" w14:textId="77777777" w:rsidR="005735FD" w:rsidRPr="005735FD" w:rsidRDefault="005735FD" w:rsidP="005735FD">
      <w:pPr>
        <w:rPr>
          <w:rFonts w:ascii="Segoe UI Emoji" w:hAnsi="Segoe UI Emoji" w:cs="Segoe UI Emoji"/>
          <w:b/>
          <w:bCs/>
        </w:rPr>
      </w:pPr>
      <w:r w:rsidRPr="005735FD">
        <w:rPr>
          <w:rFonts w:ascii="Segoe UI Emoji" w:hAnsi="Segoe UI Emoji" w:cs="Segoe UI Emoji"/>
          <w:b/>
          <w:bCs/>
        </w:rPr>
        <w:t xml:space="preserve">Veredicto: 🟢. Y ahora habla el idioma del negocio: subir la repetición con ofertas, reactivación y </w:t>
      </w:r>
      <w:proofErr w:type="spellStart"/>
      <w:r w:rsidRPr="005735FD">
        <w:rPr>
          <w:rFonts w:ascii="Segoe UI Emoji" w:hAnsi="Segoe UI Emoji" w:cs="Segoe UI Emoji"/>
          <w:b/>
          <w:bCs/>
        </w:rPr>
        <w:t>upsell</w:t>
      </w:r>
      <w:proofErr w:type="spellEnd"/>
      <w:r w:rsidRPr="005735FD">
        <w:rPr>
          <w:rFonts w:ascii="Segoe UI Emoji" w:hAnsi="Segoe UI Emoji" w:cs="Segoe UI Emoji"/>
          <w:b/>
          <w:bCs/>
        </w:rPr>
        <w:t xml:space="preserve"> — no "gestionar clientes molestos".</w:t>
      </w:r>
    </w:p>
    <w:p w14:paraId="19658944" w14:textId="77777777" w:rsidR="00A65A46" w:rsidRDefault="00A65A46" w:rsidP="00023819">
      <w:pPr>
        <w:rPr>
          <w:rFonts w:ascii="Segoe UI Emoji" w:hAnsi="Segoe UI Emoji" w:cs="Segoe UI Emoji"/>
          <w:b/>
          <w:bCs/>
        </w:rPr>
      </w:pPr>
    </w:p>
    <w:p w14:paraId="4DE289C5" w14:textId="77777777" w:rsidR="00A65A46" w:rsidRPr="00A65A46" w:rsidRDefault="00A65A46" w:rsidP="00A65A46">
      <w:pPr>
        <w:rPr>
          <w:rFonts w:ascii="Segoe UI Emoji" w:hAnsi="Segoe UI Emoji" w:cs="Segoe UI Emoji"/>
          <w:b/>
          <w:bCs/>
        </w:rPr>
      </w:pPr>
      <w:r w:rsidRPr="00A65A46">
        <w:rPr>
          <w:rFonts w:ascii="Segoe UI Emoji" w:hAnsi="Segoe UI Emoji" w:cs="Segoe UI Emoji"/>
          <w:b/>
          <w:bCs/>
        </w:rPr>
        <w:t xml:space="preserve">🟢 TER-S3 · Bajo Valor Percibido — Listo para beta </w:t>
      </w:r>
      <w:r w:rsidRPr="00A65A46">
        <w:rPr>
          <w:rFonts w:ascii="Segoe UI Emoji" w:hAnsi="Segoe UI Emoji" w:cs="Segoe UI Emoji"/>
          <w:b/>
          <w:bCs/>
          <w:i/>
          <w:iCs/>
        </w:rPr>
        <w:t>(conteo)</w:t>
      </w:r>
    </w:p>
    <w:p w14:paraId="06CC1F17" w14:textId="77777777" w:rsidR="00A65A46" w:rsidRPr="00A65A46" w:rsidRDefault="00A65A46" w:rsidP="00A65A46">
      <w:pPr>
        <w:rPr>
          <w:rFonts w:ascii="Segoe UI Emoji" w:hAnsi="Segoe UI Emoji" w:cs="Segoe UI Emoji"/>
          <w:b/>
          <w:bCs/>
        </w:rPr>
      </w:pPr>
      <w:r w:rsidRPr="00A65A46">
        <w:rPr>
          <w:rFonts w:ascii="Segoe UI Emoji" w:hAnsi="Segoe UI Emoji" w:cs="Segoe UI Emoji"/>
          <w:b/>
          <w:bCs/>
        </w:rPr>
        <w:t xml:space="preserve">Perfil: </w:t>
      </w:r>
      <w:r w:rsidRPr="00A65A46">
        <w:rPr>
          <w:rFonts w:ascii="Segoe UI Emoji" w:hAnsi="Segoe UI Emoji" w:cs="Segoe UI Emoji"/>
          <w:b/>
          <w:bCs/>
          <w:i/>
          <w:iCs/>
        </w:rPr>
        <w:t>Diego, consultor SEO freelance (Sevilla). De 10 clientes nuevos, 2 llegaron por recomendación → 20%. Plan PIE.</w:t>
      </w:r>
      <w:r w:rsidRPr="00A65A46">
        <w:rPr>
          <w:rFonts w:ascii="Segoe UI Emoji" w:hAnsi="Segoe UI Emoji" w:cs="Segoe UI Emoji"/>
          <w:b/>
          <w:bCs/>
        </w:rPr>
        <w:br/>
        <w:t>Recuperación: Cubo (</w:t>
      </w:r>
      <w:proofErr w:type="spellStart"/>
      <w:r w:rsidRPr="00A65A46">
        <w:rPr>
          <w:rFonts w:ascii="Segoe UI Emoji" w:hAnsi="Segoe UI Emoji" w:cs="Segoe UI Emoji"/>
          <w:b/>
          <w:bCs/>
        </w:rPr>
        <w:t>ii</w:t>
      </w:r>
      <w:proofErr w:type="spellEnd"/>
      <w:r w:rsidRPr="00A65A46">
        <w:rPr>
          <w:rFonts w:ascii="Segoe UI Emoji" w:hAnsi="Segoe UI Emoji" w:cs="Segoe UI Emoji"/>
          <w:b/>
          <w:bCs/>
        </w:rPr>
        <w:t>) conteo — "clientes por recomendación".</w:t>
      </w:r>
    </w:p>
    <w:p w14:paraId="5FD164A2" w14:textId="77777777" w:rsidR="00A65A46" w:rsidRPr="00A65A46" w:rsidRDefault="00A65A46" w:rsidP="00A65A46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A65A46">
        <w:rPr>
          <w:rFonts w:ascii="Segoe UI Emoji" w:hAnsi="Segoe UI Emoji" w:cs="Segoe UI Emoji"/>
          <w:b/>
          <w:bCs/>
        </w:rPr>
        <w:t>C0 — 2/10 → 20%. Objetivo &gt;40% → rojo. Carátula: "Clientes por recomendación — %". ✅</w:t>
      </w:r>
    </w:p>
    <w:p w14:paraId="7F0E8C4A" w14:textId="77777777" w:rsidR="00A65A46" w:rsidRPr="00A65A46" w:rsidRDefault="00A65A46" w:rsidP="00A65A46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A65A46">
        <w:rPr>
          <w:rFonts w:ascii="Segoe UI Emoji" w:hAnsi="Segoe UI Emoji" w:cs="Segoe UI Emoji"/>
          <w:b/>
          <w:bCs/>
        </w:rPr>
        <w:t>C1/C2 — coherentes (</w:t>
      </w:r>
      <w:proofErr w:type="gramStart"/>
      <w:r w:rsidRPr="00A65A46">
        <w:rPr>
          <w:rFonts w:ascii="Segoe UI Emoji" w:hAnsi="Segoe UI Emoji" w:cs="Segoe UI Emoji"/>
          <w:b/>
          <w:bCs/>
        </w:rPr>
        <w:t>pagan</w:t>
      </w:r>
      <w:proofErr w:type="gramEnd"/>
      <w:r w:rsidRPr="00A65A46">
        <w:rPr>
          <w:rFonts w:ascii="Segoe UI Emoji" w:hAnsi="Segoe UI Emoji" w:cs="Segoe UI Emoji"/>
          <w:b/>
          <w:bCs/>
        </w:rPr>
        <w:t xml:space="preserve"> pero no recomiendan, no perciben el valor real, pierdo renovaciones / </w:t>
      </w:r>
      <w:proofErr w:type="spellStart"/>
      <w:r w:rsidRPr="00A65A46">
        <w:rPr>
          <w:rFonts w:ascii="Segoe UI Emoji" w:hAnsi="Segoe UI Emoji" w:cs="Segoe UI Emoji"/>
          <w:b/>
          <w:bCs/>
        </w:rPr>
        <w:t>expertise</w:t>
      </w:r>
      <w:proofErr w:type="spellEnd"/>
      <w:r w:rsidRPr="00A65A46">
        <w:rPr>
          <w:rFonts w:ascii="Segoe UI Emoji" w:hAnsi="Segoe UI Emoji" w:cs="Segoe UI Emoji"/>
          <w:b/>
          <w:bCs/>
        </w:rPr>
        <w:t xml:space="preserve"> invisible, competencia con mejor presentación gana, ciclo pago-percepción invertido). </w:t>
      </w:r>
      <w:r w:rsidRPr="00A65A46">
        <w:rPr>
          <w:rFonts w:ascii="Segoe UI Emoji" w:hAnsi="Segoe UI Emoji" w:cs="Segoe UI Emoji"/>
          <w:b/>
          <w:bCs/>
          <w:i/>
          <w:iCs/>
        </w:rPr>
        <w:t>DAFO de valor</w:t>
      </w:r>
      <w:r w:rsidRPr="00A65A46">
        <w:rPr>
          <w:rFonts w:ascii="Segoe UI Emoji" w:hAnsi="Segoe UI Emoji" w:cs="Segoe UI Emoji"/>
          <w:b/>
          <w:bCs/>
        </w:rPr>
        <w:t>. ✅</w:t>
      </w:r>
    </w:p>
    <w:p w14:paraId="6C28F33C" w14:textId="77777777" w:rsidR="00A65A46" w:rsidRPr="00A65A46" w:rsidRDefault="00A65A46" w:rsidP="00A65A46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A65A46">
        <w:rPr>
          <w:rFonts w:ascii="Segoe UI Emoji" w:hAnsi="Segoe UI Emoji" w:cs="Segoe UI Emoji"/>
          <w:b/>
          <w:bCs/>
        </w:rPr>
        <w:lastRenderedPageBreak/>
        <w:t xml:space="preserve">C3/C4 — </w:t>
      </w:r>
      <w:r w:rsidRPr="00A65A46">
        <w:rPr>
          <w:rFonts w:ascii="Segoe UI Emoji" w:hAnsi="Segoe UI Emoji" w:cs="Segoe UI Emoji"/>
          <w:b/>
          <w:bCs/>
          <w:i/>
          <w:iCs/>
        </w:rPr>
        <w:t>Ishikawa</w:t>
      </w:r>
      <w:r w:rsidRPr="00A65A46">
        <w:rPr>
          <w:rFonts w:ascii="Segoe UI Emoji" w:hAnsi="Segoe UI Emoji" w:cs="Segoe UI Emoji"/>
          <w:b/>
          <w:bCs/>
        </w:rPr>
        <w:t xml:space="preserve"> → </w:t>
      </w:r>
      <w:r w:rsidRPr="00A65A46">
        <w:rPr>
          <w:rFonts w:ascii="Segoe UI Emoji" w:hAnsi="Segoe UI Emoji" w:cs="Segoe UI Emoji"/>
          <w:b/>
          <w:bCs/>
          <w:i/>
          <w:iCs/>
        </w:rPr>
        <w:t>Rediseño de valor</w:t>
      </w:r>
      <w:r w:rsidRPr="00A65A46">
        <w:rPr>
          <w:rFonts w:ascii="Segoe UI Emoji" w:hAnsi="Segoe UI Emoji" w:cs="Segoe UI Emoji"/>
          <w:b/>
          <w:bCs/>
        </w:rPr>
        <w:t xml:space="preserve">. </w:t>
      </w:r>
      <w:proofErr w:type="spellStart"/>
      <w:r w:rsidRPr="00A65A46">
        <w:rPr>
          <w:rFonts w:ascii="Segoe UI Emoji" w:hAnsi="Segoe UI Emoji" w:cs="Segoe UI Emoji"/>
          <w:b/>
          <w:bCs/>
        </w:rPr>
        <w:t>Cobrómetro</w:t>
      </w:r>
      <w:proofErr w:type="spellEnd"/>
      <w:r w:rsidRPr="00A65A46">
        <w:rPr>
          <w:rFonts w:ascii="Segoe UI Emoji" w:hAnsi="Segoe UI Emoji" w:cs="Segoe UI Emoji"/>
          <w:b/>
          <w:bCs/>
        </w:rPr>
        <w:t xml:space="preserve"> "</w:t>
      </w:r>
      <w:proofErr w:type="spellStart"/>
      <w:r w:rsidRPr="00A65A46">
        <w:rPr>
          <w:rFonts w:ascii="Segoe UI Emoji" w:hAnsi="Segoe UI Emoji" w:cs="Segoe UI Emoji"/>
          <w:b/>
          <w:bCs/>
        </w:rPr>
        <w:t>Nº</w:t>
      </w:r>
      <w:proofErr w:type="spellEnd"/>
      <w:r w:rsidRPr="00A65A46">
        <w:rPr>
          <w:rFonts w:ascii="Segoe UI Emoji" w:hAnsi="Segoe UI Emoji" w:cs="Segoe UI Emoji"/>
          <w:b/>
          <w:bCs/>
        </w:rPr>
        <w:t xml:space="preserve"> de clientes por recomendación". Diego crea momentos que hacen sentir el valor → +3. ✅</w:t>
      </w:r>
    </w:p>
    <w:p w14:paraId="7A08247A" w14:textId="77777777" w:rsidR="00A65A46" w:rsidRPr="00A65A46" w:rsidRDefault="00A65A46" w:rsidP="00A65A46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A65A46">
        <w:rPr>
          <w:rFonts w:ascii="Segoe UI Emoji" w:hAnsi="Segoe UI Emoji" w:cs="Segoe UI Emoji"/>
          <w:b/>
          <w:bCs/>
        </w:rPr>
        <w:t>C6 — conteo: (2+</w:t>
      </w:r>
      <w:proofErr w:type="gramStart"/>
      <w:r w:rsidRPr="00A65A46">
        <w:rPr>
          <w:rFonts w:ascii="Segoe UI Emoji" w:hAnsi="Segoe UI Emoji" w:cs="Segoe UI Emoji"/>
          <w:b/>
          <w:bCs/>
        </w:rPr>
        <w:t>3)/</w:t>
      </w:r>
      <w:proofErr w:type="gramEnd"/>
      <w:r w:rsidRPr="00A65A46">
        <w:rPr>
          <w:rFonts w:ascii="Segoe UI Emoji" w:hAnsi="Segoe UI Emoji" w:cs="Segoe UI Emoji"/>
          <w:b/>
          <w:bCs/>
        </w:rPr>
        <w:t>10 = 50%. 20% → 50% → Objetivo &gt;40%. ✅ Supera.</w:t>
      </w:r>
    </w:p>
    <w:p w14:paraId="78983EAB" w14:textId="77777777" w:rsidR="00A65A46" w:rsidRDefault="00A65A46" w:rsidP="00023819">
      <w:pPr>
        <w:rPr>
          <w:rFonts w:ascii="Segoe UI Emoji" w:hAnsi="Segoe UI Emoji" w:cs="Segoe UI Emoji"/>
          <w:b/>
          <w:bCs/>
        </w:rPr>
      </w:pPr>
    </w:p>
    <w:p w14:paraId="7B763CC6" w14:textId="77777777" w:rsidR="00023819" w:rsidRDefault="00023819" w:rsidP="00023819">
      <w:pPr>
        <w:rPr>
          <w:rFonts w:ascii="Segoe UI Emoji" w:hAnsi="Segoe UI Emoji" w:cs="Segoe UI Emoji"/>
          <w:b/>
          <w:bCs/>
        </w:rPr>
      </w:pPr>
    </w:p>
    <w:p w14:paraId="58ADCA5A" w14:textId="0CB4498C" w:rsidR="00023819" w:rsidRPr="00023819" w:rsidRDefault="00023819" w:rsidP="00023819">
      <w:pPr>
        <w:rPr>
          <w:b/>
          <w:bCs/>
        </w:rPr>
      </w:pPr>
      <w:r w:rsidRPr="00023819">
        <w:rPr>
          <w:rFonts w:ascii="Segoe UI Emoji" w:hAnsi="Segoe UI Emoji" w:cs="Segoe UI Emoji"/>
          <w:b/>
          <w:bCs/>
        </w:rPr>
        <w:t>🟢</w:t>
      </w:r>
      <w:r w:rsidRPr="00023819">
        <w:rPr>
          <w:b/>
          <w:bCs/>
        </w:rPr>
        <w:t xml:space="preserve"> RES-S1 · Hemorragia de Talento — Listo para beta</w:t>
      </w:r>
    </w:p>
    <w:p w14:paraId="1E38D010" w14:textId="77777777" w:rsidR="00023819" w:rsidRPr="00023819" w:rsidRDefault="00023819" w:rsidP="00023819">
      <w:r w:rsidRPr="00023819">
        <w:rPr>
          <w:b/>
          <w:bCs/>
        </w:rPr>
        <w:t>Perfil simulado:</w:t>
      </w:r>
      <w:r w:rsidRPr="00023819">
        <w:t xml:space="preserve"> </w:t>
      </w:r>
      <w:r w:rsidRPr="00023819">
        <w:rPr>
          <w:i/>
          <w:iCs/>
        </w:rPr>
        <w:t>Marta, clínica dental "Sonrisa Sana" (Valencia), 8 empleados. En 12 meses se le han ido 2 personas. Plan PIE.</w:t>
      </w:r>
    </w:p>
    <w:p w14:paraId="0492C8D6" w14:textId="77777777" w:rsidR="00023819" w:rsidRPr="00023819" w:rsidRDefault="00023819" w:rsidP="00023819">
      <w:r w:rsidRPr="00023819">
        <w:rPr>
          <w:b/>
          <w:bCs/>
        </w:rPr>
        <w:t>Clasificación de recuperación:</w:t>
      </w:r>
      <w:r w:rsidRPr="00023819">
        <w:t xml:space="preserve"> Cubo (</w:t>
      </w:r>
      <w:proofErr w:type="spellStart"/>
      <w:r w:rsidRPr="00023819">
        <w:t>ii</w:t>
      </w:r>
      <w:proofErr w:type="spellEnd"/>
      <w:r w:rsidRPr="00023819">
        <w:t xml:space="preserve">) — conteo. "Recuperado" = </w:t>
      </w:r>
      <w:r w:rsidRPr="00023819">
        <w:rPr>
          <w:b/>
          <w:bCs/>
        </w:rPr>
        <w:t>bajas evitadas</w:t>
      </w:r>
      <w:r w:rsidRPr="00023819">
        <w:t xml:space="preserve">, no euros. No es candidato a </w:t>
      </w:r>
      <w:proofErr w:type="spellStart"/>
      <w:r w:rsidRPr="00023819">
        <w:t>success</w:t>
      </w:r>
      <w:proofErr w:type="spellEnd"/>
      <w:r w:rsidRPr="00023819">
        <w:t xml:space="preserve"> fee.</w:t>
      </w:r>
    </w:p>
    <w:p w14:paraId="0E2F771D" w14:textId="77777777" w:rsidR="00023819" w:rsidRPr="00023819" w:rsidRDefault="00023819" w:rsidP="00023819">
      <w:pPr>
        <w:rPr>
          <w:b/>
          <w:bCs/>
        </w:rPr>
      </w:pPr>
      <w:r w:rsidRPr="00023819">
        <w:rPr>
          <w:b/>
          <w:bCs/>
        </w:rPr>
        <w:t>Recorrido C0 → C6</w:t>
      </w:r>
    </w:p>
    <w:p w14:paraId="4DF93DF2" w14:textId="77777777" w:rsidR="00023819" w:rsidRPr="00023819" w:rsidRDefault="00023819" w:rsidP="00023819">
      <w:pPr>
        <w:numPr>
          <w:ilvl w:val="0"/>
          <w:numId w:val="13"/>
        </w:numPr>
      </w:pPr>
      <w:r w:rsidRPr="00023819">
        <w:rPr>
          <w:b/>
          <w:bCs/>
        </w:rPr>
        <w:t>C0</w:t>
      </w:r>
      <w:r w:rsidRPr="00023819">
        <w:t xml:space="preserve"> — Marta mete 2 bajas / 8 personas → </w:t>
      </w:r>
      <w:r w:rsidRPr="00023819">
        <w:rPr>
          <w:b/>
          <w:bCs/>
        </w:rPr>
        <w:t>25%</w:t>
      </w:r>
      <w:r w:rsidRPr="00023819">
        <w:t xml:space="preserve"> de rotación. Objetivo &lt;15% → avance bajo → </w:t>
      </w:r>
      <w:r w:rsidRPr="00023819">
        <w:rPr>
          <w:b/>
          <w:bCs/>
        </w:rPr>
        <w:t>semáforo rojo (crítico)</w:t>
      </w:r>
      <w:r w:rsidRPr="00023819">
        <w:t xml:space="preserve">. El KPI mide bien la estabilidad del talento. </w:t>
      </w:r>
      <w:r w:rsidRPr="00023819">
        <w:rPr>
          <w:rFonts w:ascii="Segoe UI Emoji" w:hAnsi="Segoe UI Emoji" w:cs="Segoe UI Emoji"/>
        </w:rPr>
        <w:t>✅</w:t>
      </w:r>
    </w:p>
    <w:p w14:paraId="6DCA3F68" w14:textId="77777777" w:rsidR="00023819" w:rsidRPr="00023819" w:rsidRDefault="00023819" w:rsidP="00023819">
      <w:pPr>
        <w:numPr>
          <w:ilvl w:val="0"/>
          <w:numId w:val="13"/>
        </w:numPr>
      </w:pPr>
      <w:r w:rsidRPr="00023819">
        <w:rPr>
          <w:b/>
          <w:bCs/>
        </w:rPr>
        <w:t>C1</w:t>
      </w:r>
      <w:r w:rsidRPr="00023819">
        <w:t xml:space="preserve"> — 6 casillas en 1ª persona; marca </w:t>
      </w:r>
      <w:r w:rsidRPr="00023819">
        <w:rPr>
          <w:i/>
          <w:iCs/>
        </w:rPr>
        <w:t>"Tengo miedo de que se vaya alguien clave"</w:t>
      </w:r>
      <w:r w:rsidRPr="00023819">
        <w:t xml:space="preserve">, </w:t>
      </w:r>
      <w:r w:rsidRPr="00023819">
        <w:rPr>
          <w:i/>
          <w:iCs/>
        </w:rPr>
        <w:t>"Mis mejores personas están quemadas"</w:t>
      </w:r>
      <w:r w:rsidRPr="00023819">
        <w:t xml:space="preserve">, </w:t>
      </w:r>
      <w:r w:rsidRPr="00023819">
        <w:rPr>
          <w:i/>
          <w:iCs/>
        </w:rPr>
        <w:t>"no sé qué retiene de verdad"</w:t>
      </w:r>
      <w:r w:rsidRPr="00023819">
        <w:t xml:space="preserve">. Suenan a ella. </w:t>
      </w:r>
      <w:r w:rsidRPr="00023819">
        <w:rPr>
          <w:rFonts w:ascii="Segoe UI Emoji" w:hAnsi="Segoe UI Emoji" w:cs="Segoe UI Emoji"/>
        </w:rPr>
        <w:t>✅</w:t>
      </w:r>
    </w:p>
    <w:p w14:paraId="02EF7877" w14:textId="77777777" w:rsidR="00023819" w:rsidRPr="00023819" w:rsidRDefault="00023819" w:rsidP="00023819">
      <w:pPr>
        <w:numPr>
          <w:ilvl w:val="0"/>
          <w:numId w:val="13"/>
        </w:numPr>
      </w:pPr>
      <w:r w:rsidRPr="00023819">
        <w:rPr>
          <w:b/>
          <w:bCs/>
        </w:rPr>
        <w:t>C2</w:t>
      </w:r>
      <w:r w:rsidRPr="00023819">
        <w:t xml:space="preserve"> — </w:t>
      </w:r>
      <w:r w:rsidRPr="00023819">
        <w:rPr>
          <w:i/>
          <w:iCs/>
        </w:rPr>
        <w:t>Análisis de Riesgos</w:t>
      </w:r>
      <w:r w:rsidRPr="00023819">
        <w:t xml:space="preserve"> (matriz </w:t>
      </w:r>
      <w:proofErr w:type="spellStart"/>
      <w:r w:rsidRPr="00023819">
        <w:t>Probabilidad×Impacto</w:t>
      </w:r>
      <w:proofErr w:type="spellEnd"/>
      <w:r w:rsidRPr="00023819">
        <w:t xml:space="preserve">). Prioriza sus riesgos marcados (nunca hizo conversación de retención, coste de salida &gt;6 meses, desconexión silenciosa). C1→C2 intacto. </w:t>
      </w:r>
      <w:r w:rsidRPr="00023819">
        <w:rPr>
          <w:rFonts w:ascii="Segoe UI Emoji" w:hAnsi="Segoe UI Emoji" w:cs="Segoe UI Emoji"/>
        </w:rPr>
        <w:t>✅</w:t>
      </w:r>
    </w:p>
    <w:p w14:paraId="37ED0E20" w14:textId="77777777" w:rsidR="00023819" w:rsidRPr="00023819" w:rsidRDefault="00023819" w:rsidP="00023819">
      <w:pPr>
        <w:numPr>
          <w:ilvl w:val="0"/>
          <w:numId w:val="13"/>
        </w:numPr>
      </w:pPr>
      <w:r w:rsidRPr="00023819">
        <w:rPr>
          <w:b/>
          <w:bCs/>
        </w:rPr>
        <w:t>C3</w:t>
      </w:r>
      <w:r w:rsidRPr="00023819">
        <w:t xml:space="preserve"> — </w:t>
      </w:r>
      <w:r w:rsidRPr="00023819">
        <w:rPr>
          <w:i/>
          <w:iCs/>
        </w:rPr>
        <w:t>5 Porqués</w:t>
      </w:r>
      <w:r w:rsidRPr="00023819">
        <w:t xml:space="preserve">, sembrado desde C2 y ordenado por impacto. Marta llega a la causa raíz (ej. "se van porque no hay plan de carrera"). </w:t>
      </w:r>
      <w:r w:rsidRPr="00023819">
        <w:rPr>
          <w:rFonts w:ascii="Segoe UI Emoji" w:hAnsi="Segoe UI Emoji" w:cs="Segoe UI Emoji"/>
        </w:rPr>
        <w:t>✅</w:t>
      </w:r>
    </w:p>
    <w:p w14:paraId="1C43B181" w14:textId="77777777" w:rsidR="00023819" w:rsidRPr="00023819" w:rsidRDefault="00023819" w:rsidP="00023819">
      <w:pPr>
        <w:numPr>
          <w:ilvl w:val="0"/>
          <w:numId w:val="13"/>
        </w:numPr>
      </w:pPr>
      <w:r w:rsidRPr="00023819">
        <w:rPr>
          <w:b/>
          <w:bCs/>
        </w:rPr>
        <w:t>C4</w:t>
      </w:r>
      <w:r w:rsidRPr="00023819">
        <w:t xml:space="preserve"> — </w:t>
      </w:r>
      <w:r w:rsidRPr="00023819">
        <w:rPr>
          <w:i/>
          <w:iCs/>
        </w:rPr>
        <w:t>Plan de retención</w:t>
      </w:r>
      <w:r w:rsidRPr="00023819">
        <w:t xml:space="preserve">, Kanban. </w:t>
      </w:r>
      <w:r w:rsidRPr="00023819">
        <w:rPr>
          <w:b/>
          <w:bCs/>
        </w:rPr>
        <w:t>Aquí se ve el arreglo nuevo:</w:t>
      </w:r>
      <w:r w:rsidRPr="00023819">
        <w:t xml:space="preserve"> la casilla del </w:t>
      </w:r>
      <w:proofErr w:type="spellStart"/>
      <w:r w:rsidRPr="00023819">
        <w:t>Cobrómetro</w:t>
      </w:r>
      <w:proofErr w:type="spellEnd"/>
      <w:r w:rsidRPr="00023819">
        <w:t xml:space="preserve"> le pide </w:t>
      </w:r>
      <w:r w:rsidRPr="00023819">
        <w:rPr>
          <w:i/>
          <w:iCs/>
        </w:rPr>
        <w:t>"</w:t>
      </w:r>
      <w:proofErr w:type="spellStart"/>
      <w:r w:rsidRPr="00023819">
        <w:rPr>
          <w:i/>
          <w:iCs/>
        </w:rPr>
        <w:t>Nº</w:t>
      </w:r>
      <w:proofErr w:type="spellEnd"/>
      <w:r w:rsidRPr="00023819">
        <w:rPr>
          <w:i/>
          <w:iCs/>
        </w:rPr>
        <w:t xml:space="preserve"> de bajas evitadas"</w:t>
      </w:r>
      <w:r w:rsidRPr="00023819">
        <w:t xml:space="preserve">, no "€". Marta estima: conversación de retención con sus 2 personas clave → </w:t>
      </w:r>
      <w:r w:rsidRPr="00023819">
        <w:rPr>
          <w:b/>
          <w:bCs/>
        </w:rPr>
        <w:t>1 baja evitada</w:t>
      </w:r>
      <w:r w:rsidRPr="00023819">
        <w:t xml:space="preserve">. </w:t>
      </w:r>
      <w:r w:rsidRPr="00023819">
        <w:rPr>
          <w:rFonts w:ascii="Segoe UI Emoji" w:hAnsi="Segoe UI Emoji" w:cs="Segoe UI Emoji"/>
        </w:rPr>
        <w:t>✅</w:t>
      </w:r>
    </w:p>
    <w:p w14:paraId="6BFD5E1A" w14:textId="77777777" w:rsidR="00023819" w:rsidRPr="00023819" w:rsidRDefault="00023819" w:rsidP="00023819">
      <w:pPr>
        <w:numPr>
          <w:ilvl w:val="0"/>
          <w:numId w:val="13"/>
        </w:numPr>
      </w:pPr>
      <w:r w:rsidRPr="00023819">
        <w:rPr>
          <w:b/>
          <w:bCs/>
        </w:rPr>
        <w:t>C5</w:t>
      </w:r>
      <w:r w:rsidRPr="00023819">
        <w:t xml:space="preserve"> — </w:t>
      </w:r>
      <w:proofErr w:type="spellStart"/>
      <w:r w:rsidRPr="00023819">
        <w:rPr>
          <w:i/>
          <w:iCs/>
        </w:rPr>
        <w:t>Checklist</w:t>
      </w:r>
      <w:proofErr w:type="spellEnd"/>
      <w:r w:rsidRPr="00023819">
        <w:rPr>
          <w:i/>
          <w:iCs/>
        </w:rPr>
        <w:t xml:space="preserve"> de gestión de talento</w:t>
      </w:r>
      <w:r w:rsidRPr="00023819">
        <w:t xml:space="preserve">. El </w:t>
      </w:r>
      <w:proofErr w:type="spellStart"/>
      <w:r w:rsidRPr="00023819">
        <w:t>Cobrómetro</w:t>
      </w:r>
      <w:proofErr w:type="spellEnd"/>
      <w:r w:rsidRPr="00023819">
        <w:t xml:space="preserve"> suma en unidad nativa: total certificado </w:t>
      </w:r>
      <w:r w:rsidRPr="00023819">
        <w:rPr>
          <w:b/>
          <w:bCs/>
        </w:rPr>
        <w:t>"1 bajas evitadas"</w:t>
      </w:r>
      <w:r w:rsidRPr="00023819">
        <w:t xml:space="preserve">, ya no "1 €". </w:t>
      </w:r>
      <w:r w:rsidRPr="00023819">
        <w:rPr>
          <w:rFonts w:ascii="Segoe UI Emoji" w:hAnsi="Segoe UI Emoji" w:cs="Segoe UI Emoji"/>
        </w:rPr>
        <w:t>✅</w:t>
      </w:r>
    </w:p>
    <w:p w14:paraId="72100D25" w14:textId="77777777" w:rsidR="00023819" w:rsidRPr="00023819" w:rsidRDefault="00023819" w:rsidP="00023819">
      <w:pPr>
        <w:numPr>
          <w:ilvl w:val="0"/>
          <w:numId w:val="13"/>
        </w:numPr>
      </w:pPr>
      <w:r w:rsidRPr="00023819">
        <w:rPr>
          <w:b/>
          <w:bCs/>
        </w:rPr>
        <w:t>C6</w:t>
      </w:r>
      <w:r w:rsidRPr="00023819">
        <w:t xml:space="preserve"> — recálculo por modo conteo: rotación (2−</w:t>
      </w:r>
      <w:proofErr w:type="gramStart"/>
      <w:r w:rsidRPr="00023819">
        <w:t>1)/</w:t>
      </w:r>
      <w:proofErr w:type="gramEnd"/>
      <w:r w:rsidRPr="00023819">
        <w:t xml:space="preserve">8 = 12,5%. </w:t>
      </w:r>
      <w:r w:rsidRPr="00023819">
        <w:rPr>
          <w:b/>
          <w:bCs/>
        </w:rPr>
        <w:t>Inicio 25% → Actual 12,5% → Objetivo &lt;15%</w:t>
      </w:r>
      <w:r w:rsidRPr="00023819">
        <w:t xml:space="preserve">. </w:t>
      </w:r>
      <w:r w:rsidRPr="00023819">
        <w:rPr>
          <w:rFonts w:ascii="Segoe UI Emoji" w:hAnsi="Segoe UI Emoji" w:cs="Segoe UI Emoji"/>
        </w:rPr>
        <w:t>✅</w:t>
      </w:r>
      <w:r w:rsidRPr="00023819">
        <w:t xml:space="preserve"> </w:t>
      </w:r>
      <w:r w:rsidRPr="00023819">
        <w:rPr>
          <w:i/>
          <w:iCs/>
        </w:rPr>
        <w:t xml:space="preserve">(Antes del </w:t>
      </w:r>
      <w:proofErr w:type="spellStart"/>
      <w:r w:rsidRPr="00023819">
        <w:rPr>
          <w:i/>
          <w:iCs/>
        </w:rPr>
        <w:t>fix</w:t>
      </w:r>
      <w:proofErr w:type="spellEnd"/>
      <w:r w:rsidRPr="00023819">
        <w:rPr>
          <w:i/>
          <w:iCs/>
        </w:rPr>
        <w:t>, si metía el coste de reposición —20.000€— daba (2−</w:t>
      </w:r>
      <w:proofErr w:type="gramStart"/>
      <w:r w:rsidRPr="00023819">
        <w:rPr>
          <w:i/>
          <w:iCs/>
        </w:rPr>
        <w:t>20000)/</w:t>
      </w:r>
      <w:proofErr w:type="gramEnd"/>
      <w:r w:rsidRPr="00023819">
        <w:rPr>
          <w:i/>
          <w:iCs/>
        </w:rPr>
        <w:t>8, un absurdo. Ahora la unidad nativa lo cierra correcto.)</w:t>
      </w:r>
      <w:r w:rsidRPr="00023819">
        <w:t xml:space="preserve"> Sin input manual, rawDone.c6=false.</w:t>
      </w:r>
    </w:p>
    <w:p w14:paraId="6CD52E76" w14:textId="77777777" w:rsidR="00023819" w:rsidRPr="00023819" w:rsidRDefault="00023819" w:rsidP="00023819">
      <w:pPr>
        <w:rPr>
          <w:b/>
          <w:bCs/>
        </w:rPr>
      </w:pPr>
      <w:r w:rsidRPr="00023819">
        <w:rPr>
          <w:b/>
          <w:bCs/>
        </w:rPr>
        <w:lastRenderedPageBreak/>
        <w:t>Invariantes y ley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2"/>
        <w:gridCol w:w="3495"/>
      </w:tblGrid>
      <w:tr w:rsidR="00023819" w:rsidRPr="00023819" w14:paraId="020408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465F8" w14:textId="77777777" w:rsidR="00023819" w:rsidRPr="00023819" w:rsidRDefault="00023819" w:rsidP="00023819">
            <w:pPr>
              <w:rPr>
                <w:b/>
                <w:bCs/>
              </w:rPr>
            </w:pPr>
            <w:r w:rsidRPr="00023819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2BA8B3BC" w14:textId="77777777" w:rsidR="00023819" w:rsidRPr="00023819" w:rsidRDefault="00023819" w:rsidP="00023819">
            <w:pPr>
              <w:rPr>
                <w:b/>
                <w:bCs/>
              </w:rPr>
            </w:pPr>
            <w:r w:rsidRPr="00023819">
              <w:rPr>
                <w:b/>
                <w:bCs/>
              </w:rPr>
              <w:t>Resultado</w:t>
            </w:r>
          </w:p>
        </w:tc>
      </w:tr>
      <w:tr w:rsidR="00023819" w:rsidRPr="00023819" w14:paraId="392EC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97146" w14:textId="77777777" w:rsidR="00023819" w:rsidRPr="00023819" w:rsidRDefault="00023819" w:rsidP="00023819">
            <w:pPr>
              <w:rPr>
                <w:lang w:val="en-GB"/>
              </w:rPr>
            </w:pPr>
            <w:r w:rsidRPr="00023819">
              <w:rPr>
                <w:lang w:val="en-GB"/>
              </w:rPr>
              <w:t xml:space="preserve">I-1 (C2 = 6 </w:t>
            </w:r>
            <w:proofErr w:type="spellStart"/>
            <w:r w:rsidRPr="00023819">
              <w:rPr>
                <w:lang w:val="en-GB"/>
              </w:rPr>
              <w:t>ítems</w:t>
            </w:r>
            <w:proofErr w:type="spellEnd"/>
            <w:r w:rsidRPr="00023819">
              <w:rPr>
                <w:lang w:val="en-GB"/>
              </w:rPr>
              <w:t>) · I-2 (C1→C2) · I-3 (c6=false)</w:t>
            </w:r>
          </w:p>
        </w:tc>
        <w:tc>
          <w:tcPr>
            <w:tcW w:w="0" w:type="auto"/>
            <w:vAlign w:val="center"/>
            <w:hideMark/>
          </w:tcPr>
          <w:p w14:paraId="1E0B7907" w14:textId="77777777" w:rsidR="00023819" w:rsidRPr="00023819" w:rsidRDefault="00023819" w:rsidP="00023819">
            <w:r w:rsidRPr="00023819">
              <w:rPr>
                <w:rFonts w:ascii="Segoe UI Emoji" w:hAnsi="Segoe UI Emoji" w:cs="Segoe UI Emoji"/>
              </w:rPr>
              <w:t>✅</w:t>
            </w:r>
            <w:r w:rsidRPr="00023819">
              <w:t xml:space="preserve"> PASA</w:t>
            </w:r>
          </w:p>
        </w:tc>
      </w:tr>
      <w:tr w:rsidR="00023819" w:rsidRPr="00023819" w14:paraId="03F27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E23EE" w14:textId="77777777" w:rsidR="00023819" w:rsidRPr="00023819" w:rsidRDefault="00023819" w:rsidP="00023819">
            <w:r w:rsidRPr="00023819">
              <w:t>Ley KPI (C6 sin input manual) · Consonancia C1-C2</w:t>
            </w:r>
          </w:p>
        </w:tc>
        <w:tc>
          <w:tcPr>
            <w:tcW w:w="0" w:type="auto"/>
            <w:vAlign w:val="center"/>
            <w:hideMark/>
          </w:tcPr>
          <w:p w14:paraId="71E54770" w14:textId="77777777" w:rsidR="00023819" w:rsidRPr="00023819" w:rsidRDefault="00023819" w:rsidP="00023819">
            <w:r w:rsidRPr="00023819">
              <w:rPr>
                <w:rFonts w:ascii="Segoe UI Emoji" w:hAnsi="Segoe UI Emoji" w:cs="Segoe UI Emoji"/>
              </w:rPr>
              <w:t>✅</w:t>
            </w:r>
            <w:r w:rsidRPr="00023819">
              <w:t xml:space="preserve"> PASA</w:t>
            </w:r>
          </w:p>
        </w:tc>
      </w:tr>
      <w:tr w:rsidR="00023819" w:rsidRPr="00023819" w14:paraId="513DF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F79F" w14:textId="77777777" w:rsidR="00023819" w:rsidRPr="00023819" w:rsidRDefault="00023819" w:rsidP="00023819">
            <w:r w:rsidRPr="00023819">
              <w:t xml:space="preserve">Recálculo por </w:t>
            </w:r>
            <w:proofErr w:type="spellStart"/>
            <w:r w:rsidRPr="00023819">
              <w:t>kpi_recovery_mode</w:t>
            </w:r>
            <w:proofErr w:type="spellEnd"/>
            <w:r w:rsidRPr="00023819">
              <w:t xml:space="preserve"> (conteo)</w:t>
            </w:r>
          </w:p>
        </w:tc>
        <w:tc>
          <w:tcPr>
            <w:tcW w:w="0" w:type="auto"/>
            <w:vAlign w:val="center"/>
            <w:hideMark/>
          </w:tcPr>
          <w:p w14:paraId="38BD4CF4" w14:textId="77777777" w:rsidR="00023819" w:rsidRPr="00023819" w:rsidRDefault="00023819" w:rsidP="00023819">
            <w:r w:rsidRPr="00023819">
              <w:rPr>
                <w:rFonts w:ascii="Segoe UI Emoji" w:hAnsi="Segoe UI Emoji" w:cs="Segoe UI Emoji"/>
              </w:rPr>
              <w:t>✅</w:t>
            </w:r>
            <w:r w:rsidRPr="00023819">
              <w:t xml:space="preserve"> PASA — probado 25% → 12,5%</w:t>
            </w:r>
          </w:p>
        </w:tc>
      </w:tr>
    </w:tbl>
    <w:p w14:paraId="522CBE22" w14:textId="77777777" w:rsidR="00023819" w:rsidRPr="00023819" w:rsidRDefault="00023819" w:rsidP="00023819">
      <w:pPr>
        <w:rPr>
          <w:b/>
          <w:bCs/>
        </w:rPr>
      </w:pPr>
      <w:r w:rsidRPr="00023819">
        <w:rPr>
          <w:b/>
          <w:bCs/>
        </w:rPr>
        <w:t>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"/>
        <w:gridCol w:w="513"/>
        <w:gridCol w:w="792"/>
        <w:gridCol w:w="966"/>
        <w:gridCol w:w="4421"/>
        <w:gridCol w:w="1482"/>
      </w:tblGrid>
      <w:tr w:rsidR="00023819" w:rsidRPr="00023819" w14:paraId="65021C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6FBCA" w14:textId="77777777" w:rsidR="00023819" w:rsidRPr="00023819" w:rsidRDefault="00023819" w:rsidP="00023819">
            <w:pPr>
              <w:rPr>
                <w:b/>
                <w:bCs/>
              </w:rPr>
            </w:pPr>
            <w:r w:rsidRPr="0002381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763B43" w14:textId="77777777" w:rsidR="00023819" w:rsidRPr="00023819" w:rsidRDefault="00023819" w:rsidP="00023819">
            <w:pPr>
              <w:rPr>
                <w:b/>
                <w:bCs/>
              </w:rPr>
            </w:pPr>
            <w:r w:rsidRPr="00023819">
              <w:rPr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54CC7319" w14:textId="77777777" w:rsidR="00023819" w:rsidRPr="00023819" w:rsidRDefault="00023819" w:rsidP="00023819">
            <w:pPr>
              <w:rPr>
                <w:b/>
                <w:bCs/>
              </w:rPr>
            </w:pPr>
            <w:r w:rsidRPr="00023819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268664A" w14:textId="77777777" w:rsidR="00023819" w:rsidRPr="00023819" w:rsidRDefault="00023819" w:rsidP="00023819">
            <w:pPr>
              <w:rPr>
                <w:b/>
                <w:bCs/>
              </w:rPr>
            </w:pPr>
            <w:r w:rsidRPr="00023819">
              <w:rPr>
                <w:b/>
                <w:bCs/>
              </w:rPr>
              <w:t>Severidad</w:t>
            </w:r>
          </w:p>
        </w:tc>
        <w:tc>
          <w:tcPr>
            <w:tcW w:w="0" w:type="auto"/>
            <w:vAlign w:val="center"/>
            <w:hideMark/>
          </w:tcPr>
          <w:p w14:paraId="3A29076A" w14:textId="77777777" w:rsidR="00023819" w:rsidRPr="00023819" w:rsidRDefault="00023819" w:rsidP="00023819">
            <w:pPr>
              <w:rPr>
                <w:b/>
                <w:bCs/>
              </w:rPr>
            </w:pPr>
            <w:r w:rsidRPr="00023819">
              <w:rPr>
                <w:b/>
                <w:bCs/>
              </w:rPr>
              <w:t>Qué pasa</w:t>
            </w:r>
          </w:p>
        </w:tc>
        <w:tc>
          <w:tcPr>
            <w:tcW w:w="0" w:type="auto"/>
            <w:vAlign w:val="center"/>
            <w:hideMark/>
          </w:tcPr>
          <w:p w14:paraId="530E41E0" w14:textId="77777777" w:rsidR="00023819" w:rsidRPr="00023819" w:rsidRDefault="00023819" w:rsidP="00023819">
            <w:pPr>
              <w:rPr>
                <w:b/>
                <w:bCs/>
              </w:rPr>
            </w:pPr>
            <w:r w:rsidRPr="00023819">
              <w:rPr>
                <w:b/>
                <w:bCs/>
              </w:rPr>
              <w:t>Fix</w:t>
            </w:r>
          </w:p>
        </w:tc>
      </w:tr>
      <w:tr w:rsidR="00023819" w:rsidRPr="00023819" w14:paraId="58AC3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14BD" w14:textId="77777777" w:rsidR="00023819" w:rsidRPr="00023819" w:rsidRDefault="00023819" w:rsidP="00023819">
            <w:r w:rsidRPr="00023819">
              <w:t>N1</w:t>
            </w:r>
          </w:p>
        </w:tc>
        <w:tc>
          <w:tcPr>
            <w:tcW w:w="0" w:type="auto"/>
            <w:vAlign w:val="center"/>
            <w:hideMark/>
          </w:tcPr>
          <w:p w14:paraId="26CA498A" w14:textId="77777777" w:rsidR="00023819" w:rsidRPr="00023819" w:rsidRDefault="00023819" w:rsidP="00023819">
            <w:r w:rsidRPr="00023819">
              <w:t>C0</w:t>
            </w:r>
          </w:p>
        </w:tc>
        <w:tc>
          <w:tcPr>
            <w:tcW w:w="0" w:type="auto"/>
            <w:vAlign w:val="center"/>
            <w:hideMark/>
          </w:tcPr>
          <w:p w14:paraId="3973F36C" w14:textId="77777777" w:rsidR="00023819" w:rsidRPr="00023819" w:rsidRDefault="00023819" w:rsidP="00023819">
            <w:r w:rsidRPr="00023819">
              <w:t>Bug</w:t>
            </w:r>
          </w:p>
        </w:tc>
        <w:tc>
          <w:tcPr>
            <w:tcW w:w="0" w:type="auto"/>
            <w:vAlign w:val="center"/>
            <w:hideMark/>
          </w:tcPr>
          <w:p w14:paraId="304E4A3B" w14:textId="77777777" w:rsidR="00023819" w:rsidRPr="00023819" w:rsidRDefault="00023819" w:rsidP="00023819">
            <w:r w:rsidRPr="00023819">
              <w:rPr>
                <w:rFonts w:ascii="Segoe UI Emoji" w:hAnsi="Segoe UI Emoji" w:cs="Segoe UI Emoji"/>
              </w:rPr>
              <w:t>🟡</w:t>
            </w:r>
            <w:r w:rsidRPr="00023819">
              <w:t xml:space="preserve"> Bajo</w:t>
            </w:r>
          </w:p>
        </w:tc>
        <w:tc>
          <w:tcPr>
            <w:tcW w:w="0" w:type="auto"/>
            <w:vAlign w:val="center"/>
            <w:hideMark/>
          </w:tcPr>
          <w:p w14:paraId="468284A9" w14:textId="77777777" w:rsidR="00023819" w:rsidRPr="00023819" w:rsidRDefault="00023819" w:rsidP="00023819">
            <w:r w:rsidRPr="00023819">
              <w:t xml:space="preserve">Campos </w:t>
            </w:r>
            <w:proofErr w:type="spellStart"/>
            <w:r w:rsidRPr="00023819">
              <w:t>threshold_critical</w:t>
            </w:r>
            <w:proofErr w:type="spellEnd"/>
            <w:r w:rsidRPr="00023819">
              <w:t>/</w:t>
            </w:r>
            <w:proofErr w:type="spellStart"/>
            <w:r w:rsidRPr="00023819">
              <w:t>recommended</w:t>
            </w:r>
            <w:proofErr w:type="spellEnd"/>
            <w:r w:rsidRPr="00023819">
              <w:t>/</w:t>
            </w:r>
            <w:proofErr w:type="spellStart"/>
            <w:r w:rsidRPr="00023819">
              <w:t>optimizer</w:t>
            </w:r>
            <w:proofErr w:type="spellEnd"/>
            <w:r w:rsidRPr="00023819">
              <w:t xml:space="preserve">/elite (70/85/95/100) </w:t>
            </w:r>
            <w:r w:rsidRPr="00023819">
              <w:rPr>
                <w:b/>
                <w:bCs/>
              </w:rPr>
              <w:t xml:space="preserve">no los usa </w:t>
            </w:r>
            <w:proofErr w:type="spellStart"/>
            <w:proofErr w:type="gramStart"/>
            <w:r w:rsidRPr="00023819">
              <w:rPr>
                <w:b/>
                <w:bCs/>
              </w:rPr>
              <w:t>semaforo</w:t>
            </w:r>
            <w:proofErr w:type="spellEnd"/>
            <w:r w:rsidRPr="00023819">
              <w:rPr>
                <w:b/>
                <w:bCs/>
              </w:rPr>
              <w:t>(</w:t>
            </w:r>
            <w:proofErr w:type="gramEnd"/>
            <w:r w:rsidRPr="00023819">
              <w:rPr>
                <w:b/>
                <w:bCs/>
              </w:rPr>
              <w:t>)</w:t>
            </w:r>
            <w:r w:rsidRPr="00023819">
              <w:t xml:space="preserve"> (colorea por avance). Datos muertos y, peor, engañosos para quien lea el JSON.</w:t>
            </w:r>
          </w:p>
        </w:tc>
        <w:tc>
          <w:tcPr>
            <w:tcW w:w="0" w:type="auto"/>
            <w:vAlign w:val="center"/>
            <w:hideMark/>
          </w:tcPr>
          <w:p w14:paraId="18282F53" w14:textId="77777777" w:rsidR="00023819" w:rsidRPr="00023819" w:rsidRDefault="00023819" w:rsidP="00023819">
            <w:r w:rsidRPr="00023819">
              <w:t>Eliminarlos o documentar que están deprecados.</w:t>
            </w:r>
          </w:p>
        </w:tc>
      </w:tr>
      <w:tr w:rsidR="00023819" w:rsidRPr="00023819" w14:paraId="31670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9B46D" w14:textId="77777777" w:rsidR="00023819" w:rsidRPr="00023819" w:rsidRDefault="00023819" w:rsidP="00023819">
            <w:r w:rsidRPr="00023819">
              <w:t>N2</w:t>
            </w:r>
          </w:p>
        </w:tc>
        <w:tc>
          <w:tcPr>
            <w:tcW w:w="0" w:type="auto"/>
            <w:vAlign w:val="center"/>
            <w:hideMark/>
          </w:tcPr>
          <w:p w14:paraId="496BA7E4" w14:textId="77777777" w:rsidR="00023819" w:rsidRPr="00023819" w:rsidRDefault="00023819" w:rsidP="00023819">
            <w:r w:rsidRPr="00023819">
              <w:t>C2</w:t>
            </w:r>
          </w:p>
        </w:tc>
        <w:tc>
          <w:tcPr>
            <w:tcW w:w="0" w:type="auto"/>
            <w:vAlign w:val="center"/>
            <w:hideMark/>
          </w:tcPr>
          <w:p w14:paraId="4214BE0E" w14:textId="77777777" w:rsidR="00023819" w:rsidRPr="00023819" w:rsidRDefault="00023819" w:rsidP="00023819">
            <w:r w:rsidRPr="00023819">
              <w:t>Bug</w:t>
            </w:r>
          </w:p>
        </w:tc>
        <w:tc>
          <w:tcPr>
            <w:tcW w:w="0" w:type="auto"/>
            <w:vAlign w:val="center"/>
            <w:hideMark/>
          </w:tcPr>
          <w:p w14:paraId="30CBEBF7" w14:textId="77777777" w:rsidR="00023819" w:rsidRPr="00023819" w:rsidRDefault="00023819" w:rsidP="00023819">
            <w:r w:rsidRPr="00023819">
              <w:rPr>
                <w:rFonts w:ascii="Segoe UI Emoji" w:hAnsi="Segoe UI Emoji" w:cs="Segoe UI Emoji"/>
              </w:rPr>
              <w:t>🟡</w:t>
            </w:r>
            <w:r w:rsidRPr="00023819">
              <w:t xml:space="preserve"> Bajo</w:t>
            </w:r>
          </w:p>
        </w:tc>
        <w:tc>
          <w:tcPr>
            <w:tcW w:w="0" w:type="auto"/>
            <w:vAlign w:val="center"/>
            <w:hideMark/>
          </w:tcPr>
          <w:p w14:paraId="1A282425" w14:textId="77777777" w:rsidR="00023819" w:rsidRPr="00023819" w:rsidRDefault="00023819" w:rsidP="00023819">
            <w:r w:rsidRPr="00023819">
              <w:t>La decisión es "</w:t>
            </w:r>
            <w:proofErr w:type="spellStart"/>
            <w:r w:rsidRPr="00023819">
              <w:t>Analisis</w:t>
            </w:r>
            <w:proofErr w:type="spellEnd"/>
            <w:r w:rsidRPr="00023819">
              <w:t xml:space="preserve"> de riesgos" (sin tilde ni mayúsculas), inconsistente con "Análisis de Riesgos" de otros síntomas. </w:t>
            </w:r>
            <w:proofErr w:type="spellStart"/>
            <w:r w:rsidRPr="00023819">
              <w:t>getFamily</w:t>
            </w:r>
            <w:proofErr w:type="spellEnd"/>
            <w:r w:rsidRPr="00023819">
              <w:t xml:space="preserve"> lo tolera (cae a matriz), pero es sucio.</w:t>
            </w:r>
          </w:p>
        </w:tc>
        <w:tc>
          <w:tcPr>
            <w:tcW w:w="0" w:type="auto"/>
            <w:vAlign w:val="center"/>
            <w:hideMark/>
          </w:tcPr>
          <w:p w14:paraId="10FF68E0" w14:textId="77777777" w:rsidR="00023819" w:rsidRPr="00023819" w:rsidRDefault="00023819" w:rsidP="00023819">
            <w:r w:rsidRPr="00023819">
              <w:t xml:space="preserve">Unificar grafía en </w:t>
            </w:r>
            <w:proofErr w:type="spellStart"/>
            <w:proofErr w:type="gramStart"/>
            <w:r w:rsidRPr="00023819">
              <w:t>symptoms.json</w:t>
            </w:r>
            <w:proofErr w:type="spellEnd"/>
            <w:proofErr w:type="gramEnd"/>
            <w:r w:rsidRPr="00023819">
              <w:t>.</w:t>
            </w:r>
          </w:p>
        </w:tc>
      </w:tr>
      <w:tr w:rsidR="00023819" w:rsidRPr="00023819" w14:paraId="379FF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05859" w14:textId="77777777" w:rsidR="00023819" w:rsidRPr="00023819" w:rsidRDefault="00023819" w:rsidP="00023819">
            <w:r w:rsidRPr="00023819">
              <w:t>N3</w:t>
            </w:r>
          </w:p>
        </w:tc>
        <w:tc>
          <w:tcPr>
            <w:tcW w:w="0" w:type="auto"/>
            <w:vAlign w:val="center"/>
            <w:hideMark/>
          </w:tcPr>
          <w:p w14:paraId="45FA3D9A" w14:textId="77777777" w:rsidR="00023819" w:rsidRPr="00023819" w:rsidRDefault="00023819" w:rsidP="00023819">
            <w:r w:rsidRPr="00023819">
              <w:t>C6</w:t>
            </w:r>
          </w:p>
        </w:tc>
        <w:tc>
          <w:tcPr>
            <w:tcW w:w="0" w:type="auto"/>
            <w:vAlign w:val="center"/>
            <w:hideMark/>
          </w:tcPr>
          <w:p w14:paraId="2C1A0CAC" w14:textId="77777777" w:rsidR="00023819" w:rsidRPr="00023819" w:rsidRDefault="00023819" w:rsidP="00023819">
            <w:r w:rsidRPr="00023819">
              <w:t>Negocio</w:t>
            </w:r>
          </w:p>
        </w:tc>
        <w:tc>
          <w:tcPr>
            <w:tcW w:w="0" w:type="auto"/>
            <w:vAlign w:val="center"/>
            <w:hideMark/>
          </w:tcPr>
          <w:p w14:paraId="7E64E026" w14:textId="77777777" w:rsidR="00023819" w:rsidRPr="00023819" w:rsidRDefault="00023819" w:rsidP="00023819">
            <w:r w:rsidRPr="00023819">
              <w:rPr>
                <w:rFonts w:ascii="Segoe UI Emoji" w:hAnsi="Segoe UI Emoji" w:cs="Segoe UI Emoji"/>
              </w:rPr>
              <w:t>🟡</w:t>
            </w:r>
            <w:r w:rsidRPr="00023819">
              <w:t xml:space="preserve"> Medio</w:t>
            </w:r>
          </w:p>
        </w:tc>
        <w:tc>
          <w:tcPr>
            <w:tcW w:w="0" w:type="auto"/>
            <w:vAlign w:val="center"/>
            <w:hideMark/>
          </w:tcPr>
          <w:p w14:paraId="7EF7FE72" w14:textId="77777777" w:rsidR="00023819" w:rsidRPr="00023819" w:rsidRDefault="00023819" w:rsidP="00023819">
            <w:r w:rsidRPr="00023819">
              <w:t>capa_6_seguimiento = "OKR tracking" genérico (como los 30).</w:t>
            </w:r>
          </w:p>
        </w:tc>
        <w:tc>
          <w:tcPr>
            <w:tcW w:w="0" w:type="auto"/>
            <w:vAlign w:val="center"/>
            <w:hideMark/>
          </w:tcPr>
          <w:p w14:paraId="0AE96A4E" w14:textId="77777777" w:rsidR="00023819" w:rsidRPr="00023819" w:rsidRDefault="00023819" w:rsidP="00023819">
            <w:r w:rsidRPr="00023819">
              <w:t xml:space="preserve">Carátula/KPI propio por síntoma (ya en </w:t>
            </w:r>
            <w:proofErr w:type="spellStart"/>
            <w:r w:rsidRPr="00023819">
              <w:t>roadmap</w:t>
            </w:r>
            <w:proofErr w:type="spellEnd"/>
            <w:r w:rsidRPr="00023819">
              <w:t>).</w:t>
            </w:r>
          </w:p>
        </w:tc>
      </w:tr>
    </w:tbl>
    <w:p w14:paraId="0E7F145F" w14:textId="77777777" w:rsidR="00023819" w:rsidRPr="00023819" w:rsidRDefault="00023819" w:rsidP="00023819">
      <w:r w:rsidRPr="00023819">
        <w:rPr>
          <w:b/>
          <w:bCs/>
        </w:rPr>
        <w:t>Punto de abandono:</w:t>
      </w:r>
      <w:r w:rsidRPr="00023819">
        <w:t xml:space="preserve"> ninguno. Marta completa hasta el Alta con una mejora real y creíble (25% → 12,5%).</w:t>
      </w:r>
    </w:p>
    <w:p w14:paraId="3C3D4752" w14:textId="77777777" w:rsidR="00023819" w:rsidRPr="00023819" w:rsidRDefault="00023819" w:rsidP="00023819">
      <w:pPr>
        <w:rPr>
          <w:b/>
          <w:bCs/>
        </w:rPr>
      </w:pPr>
      <w:r w:rsidRPr="00023819">
        <w:rPr>
          <w:b/>
          <w:bCs/>
        </w:rPr>
        <w:t>Resumen para el CEO</w:t>
      </w:r>
    </w:p>
    <w:p w14:paraId="15E5E138" w14:textId="77777777" w:rsidR="00023819" w:rsidRPr="00023819" w:rsidRDefault="00023819" w:rsidP="00023819">
      <w:r w:rsidRPr="00023819">
        <w:t xml:space="preserve">RES-S1 </w:t>
      </w:r>
      <w:r w:rsidRPr="00023819">
        <w:rPr>
          <w:b/>
          <w:bCs/>
        </w:rPr>
        <w:t>aporta valor y está listo para beta.</w:t>
      </w:r>
      <w:r w:rsidRPr="00023819">
        <w:t xml:space="preserve"> Marta entra con una hemorragia de talento del 25%, entiende la causa, sale con un plan de retención accionable, y el sistema le mide una mejora honesta en su unidad propia (bajas evitadas), no en euros inventados. El arreglo de </w:t>
      </w:r>
      <w:proofErr w:type="spellStart"/>
      <w:r w:rsidRPr="00023819">
        <w:t>kpi_recovery_mode</w:t>
      </w:r>
      <w:proofErr w:type="spellEnd"/>
      <w:r w:rsidRPr="00023819">
        <w:t xml:space="preserve"> que acabamos de hacer funciona de punta a punta. Sin bloqueantes; solo dos detalles menores de higiene de datos.</w:t>
      </w:r>
    </w:p>
    <w:p w14:paraId="7D853AAB" w14:textId="77777777" w:rsidR="00023819" w:rsidRPr="00023819" w:rsidRDefault="00023819" w:rsidP="00023819">
      <w:pPr>
        <w:rPr>
          <w:b/>
          <w:bCs/>
        </w:rPr>
      </w:pPr>
      <w:r w:rsidRPr="00023819">
        <w:rPr>
          <w:rFonts w:ascii="Segoe UI Emoji" w:hAnsi="Segoe UI Emoji" w:cs="Segoe UI Emoji"/>
          <w:b/>
          <w:bCs/>
        </w:rPr>
        <w:t>🟢</w:t>
      </w:r>
      <w:r w:rsidRPr="00023819">
        <w:rPr>
          <w:b/>
          <w:bCs/>
        </w:rPr>
        <w:t xml:space="preserve"> RES-S2 · Atrofia de Potencial — Listo para beta</w:t>
      </w:r>
    </w:p>
    <w:p w14:paraId="7B289E9D" w14:textId="77777777" w:rsidR="00023819" w:rsidRPr="00023819" w:rsidRDefault="00023819" w:rsidP="00023819">
      <w:r w:rsidRPr="00023819">
        <w:rPr>
          <w:b/>
          <w:bCs/>
        </w:rPr>
        <w:t>Perfil simulado:</w:t>
      </w:r>
      <w:r w:rsidRPr="00023819">
        <w:t xml:space="preserve"> </w:t>
      </w:r>
      <w:r w:rsidRPr="00023819">
        <w:rPr>
          <w:i/>
          <w:iCs/>
        </w:rPr>
        <w:t>Jorge, estudio de arquitectura "Volumen" (Sevilla), 6 personas. Este trimestre solo 1 recibió formación. Plan PIE.</w:t>
      </w:r>
    </w:p>
    <w:p w14:paraId="6059EDD6" w14:textId="77777777" w:rsidR="00023819" w:rsidRPr="00023819" w:rsidRDefault="00023819" w:rsidP="00023819">
      <w:r w:rsidRPr="00023819">
        <w:rPr>
          <w:b/>
          <w:bCs/>
        </w:rPr>
        <w:lastRenderedPageBreak/>
        <w:t>Clasificación de recuperación:</w:t>
      </w:r>
      <w:r w:rsidRPr="00023819">
        <w:t xml:space="preserve"> Cubo (</w:t>
      </w:r>
      <w:proofErr w:type="spellStart"/>
      <w:r w:rsidRPr="00023819">
        <w:t>ii</w:t>
      </w:r>
      <w:proofErr w:type="spellEnd"/>
      <w:r w:rsidRPr="00023819">
        <w:t xml:space="preserve">) — conteo. "Recuperado" = </w:t>
      </w:r>
      <w:r w:rsidRPr="00023819">
        <w:rPr>
          <w:b/>
          <w:bCs/>
        </w:rPr>
        <w:t>personas formadas</w:t>
      </w:r>
      <w:r w:rsidRPr="00023819">
        <w:t xml:space="preserve">, no euros. No es candidato a </w:t>
      </w:r>
      <w:proofErr w:type="spellStart"/>
      <w:r w:rsidRPr="00023819">
        <w:t>success</w:t>
      </w:r>
      <w:proofErr w:type="spellEnd"/>
      <w:r w:rsidRPr="00023819">
        <w:t xml:space="preserve"> fee.</w:t>
      </w:r>
    </w:p>
    <w:p w14:paraId="75060DDF" w14:textId="77777777" w:rsidR="00023819" w:rsidRPr="00023819" w:rsidRDefault="00023819" w:rsidP="00023819">
      <w:pPr>
        <w:rPr>
          <w:b/>
          <w:bCs/>
        </w:rPr>
      </w:pPr>
      <w:r w:rsidRPr="00023819">
        <w:rPr>
          <w:b/>
          <w:bCs/>
        </w:rPr>
        <w:t>Recorrido C0 → C6</w:t>
      </w:r>
    </w:p>
    <w:p w14:paraId="044F09C5" w14:textId="77777777" w:rsidR="00023819" w:rsidRPr="00023819" w:rsidRDefault="00023819" w:rsidP="00023819">
      <w:pPr>
        <w:numPr>
          <w:ilvl w:val="0"/>
          <w:numId w:val="14"/>
        </w:numPr>
      </w:pPr>
      <w:r w:rsidRPr="00023819">
        <w:rPr>
          <w:b/>
          <w:bCs/>
        </w:rPr>
        <w:t>C0</w:t>
      </w:r>
      <w:r w:rsidRPr="00023819">
        <w:t xml:space="preserve"> — Jorge mete 1 formada / 6 → </w:t>
      </w:r>
      <w:r w:rsidRPr="00023819">
        <w:rPr>
          <w:b/>
          <w:bCs/>
        </w:rPr>
        <w:t>16,7%</w:t>
      </w:r>
      <w:r w:rsidRPr="00023819">
        <w:t xml:space="preserve">. Objetivo &gt;50% → </w:t>
      </w:r>
      <w:r w:rsidRPr="00023819">
        <w:rPr>
          <w:b/>
          <w:bCs/>
        </w:rPr>
        <w:t>rojo (crítico)</w:t>
      </w:r>
      <w:r w:rsidRPr="00023819">
        <w:t xml:space="preserve">. El KPI mide bien el aprovechamiento del talento. </w:t>
      </w:r>
      <w:r w:rsidRPr="00023819">
        <w:rPr>
          <w:rFonts w:ascii="Segoe UI Emoji" w:hAnsi="Segoe UI Emoji" w:cs="Segoe UI Emoji"/>
        </w:rPr>
        <w:t>✅</w:t>
      </w:r>
    </w:p>
    <w:p w14:paraId="67367174" w14:textId="77777777" w:rsidR="00023819" w:rsidRPr="00023819" w:rsidRDefault="00023819" w:rsidP="00023819">
      <w:pPr>
        <w:numPr>
          <w:ilvl w:val="0"/>
          <w:numId w:val="14"/>
        </w:numPr>
      </w:pPr>
      <w:r w:rsidRPr="00023819">
        <w:rPr>
          <w:b/>
          <w:bCs/>
        </w:rPr>
        <w:t>C1</w:t>
      </w:r>
      <w:r w:rsidRPr="00023819">
        <w:t xml:space="preserve"> — 6 casillas en 1ª persona; marca </w:t>
      </w:r>
      <w:r w:rsidRPr="00023819">
        <w:rPr>
          <w:i/>
          <w:iCs/>
        </w:rPr>
        <w:t>"Estoy pagando talento que no aprovecho"</w:t>
      </w:r>
      <w:r w:rsidRPr="00023819">
        <w:t xml:space="preserve">, </w:t>
      </w:r>
      <w:r w:rsidRPr="00023819">
        <w:rPr>
          <w:i/>
          <w:iCs/>
        </w:rPr>
        <w:t>"Mi equipo pasa el día en tareas de bajo impacto"</w:t>
      </w:r>
      <w:r w:rsidRPr="00023819">
        <w:t xml:space="preserve">, </w:t>
      </w:r>
      <w:r w:rsidRPr="00023819">
        <w:rPr>
          <w:i/>
          <w:iCs/>
        </w:rPr>
        <w:t>"saben más de lo que les pido"</w:t>
      </w:r>
      <w:r w:rsidRPr="00023819">
        <w:t xml:space="preserve">. </w:t>
      </w:r>
      <w:r w:rsidRPr="00023819">
        <w:rPr>
          <w:rFonts w:ascii="Segoe UI Emoji" w:hAnsi="Segoe UI Emoji" w:cs="Segoe UI Emoji"/>
        </w:rPr>
        <w:t>✅</w:t>
      </w:r>
    </w:p>
    <w:p w14:paraId="2EAB5365" w14:textId="77777777" w:rsidR="00023819" w:rsidRPr="00023819" w:rsidRDefault="00023819" w:rsidP="00023819">
      <w:pPr>
        <w:numPr>
          <w:ilvl w:val="0"/>
          <w:numId w:val="14"/>
        </w:numPr>
      </w:pPr>
      <w:r w:rsidRPr="00023819">
        <w:rPr>
          <w:b/>
          <w:bCs/>
        </w:rPr>
        <w:t>C2</w:t>
      </w:r>
      <w:r w:rsidRPr="00023819">
        <w:t xml:space="preserve"> — </w:t>
      </w:r>
      <w:r w:rsidRPr="00023819">
        <w:rPr>
          <w:i/>
          <w:iCs/>
        </w:rPr>
        <w:t>Impacto vs Esfuerzo</w:t>
      </w:r>
      <w:r w:rsidRPr="00023819">
        <w:t xml:space="preserve"> (matriz). Prioriza medir el tiempo en tareas por debajo de nivel y reasignar lo de bajo valor. C1→C2 intacto. </w:t>
      </w:r>
      <w:r w:rsidRPr="00023819">
        <w:rPr>
          <w:rFonts w:ascii="Segoe UI Emoji" w:hAnsi="Segoe UI Emoji" w:cs="Segoe UI Emoji"/>
        </w:rPr>
        <w:t>✅</w:t>
      </w:r>
    </w:p>
    <w:p w14:paraId="7DAB24E0" w14:textId="77777777" w:rsidR="00023819" w:rsidRPr="00023819" w:rsidRDefault="00023819" w:rsidP="00023819">
      <w:pPr>
        <w:numPr>
          <w:ilvl w:val="0"/>
          <w:numId w:val="14"/>
        </w:numPr>
      </w:pPr>
      <w:r w:rsidRPr="00023819">
        <w:rPr>
          <w:b/>
          <w:bCs/>
        </w:rPr>
        <w:t>C3</w:t>
      </w:r>
      <w:r w:rsidRPr="00023819">
        <w:t xml:space="preserve"> — </w:t>
      </w:r>
      <w:r w:rsidRPr="00023819">
        <w:rPr>
          <w:i/>
          <w:iCs/>
        </w:rPr>
        <w:t>Mapa de competencias vs tareas reales</w:t>
      </w:r>
      <w:r w:rsidRPr="00023819">
        <w:t xml:space="preserve">, sembrado desde C2 y ordenado por impacto. Jorge ve el potencial dormido persona a persona. </w:t>
      </w:r>
      <w:r w:rsidRPr="00023819">
        <w:rPr>
          <w:rFonts w:ascii="Segoe UI Emoji" w:hAnsi="Segoe UI Emoji" w:cs="Segoe UI Emoji"/>
        </w:rPr>
        <w:t>✅</w:t>
      </w:r>
    </w:p>
    <w:p w14:paraId="29B2A7C0" w14:textId="77777777" w:rsidR="00023819" w:rsidRPr="00023819" w:rsidRDefault="00023819" w:rsidP="00023819">
      <w:pPr>
        <w:numPr>
          <w:ilvl w:val="0"/>
          <w:numId w:val="14"/>
        </w:numPr>
      </w:pPr>
      <w:r w:rsidRPr="00023819">
        <w:rPr>
          <w:b/>
          <w:bCs/>
        </w:rPr>
        <w:t>C4</w:t>
      </w:r>
      <w:r w:rsidRPr="00023819">
        <w:t xml:space="preserve"> — </w:t>
      </w:r>
      <w:r w:rsidRPr="00023819">
        <w:rPr>
          <w:i/>
          <w:iCs/>
        </w:rPr>
        <w:t>Rediseño de asignaciones</w:t>
      </w:r>
      <w:r w:rsidRPr="00023819">
        <w:t xml:space="preserve">. La casilla del </w:t>
      </w:r>
      <w:proofErr w:type="spellStart"/>
      <w:r w:rsidRPr="00023819">
        <w:t>Cobrómetro</w:t>
      </w:r>
      <w:proofErr w:type="spellEnd"/>
      <w:r w:rsidRPr="00023819">
        <w:t xml:space="preserve"> pide </w:t>
      </w:r>
      <w:r w:rsidRPr="00023819">
        <w:rPr>
          <w:b/>
          <w:bCs/>
        </w:rPr>
        <w:t>"</w:t>
      </w:r>
      <w:proofErr w:type="spellStart"/>
      <w:r w:rsidRPr="00023819">
        <w:rPr>
          <w:b/>
          <w:bCs/>
        </w:rPr>
        <w:t>Nº</w:t>
      </w:r>
      <w:proofErr w:type="spellEnd"/>
      <w:r w:rsidRPr="00023819">
        <w:rPr>
          <w:b/>
          <w:bCs/>
        </w:rPr>
        <w:t xml:space="preserve"> de personas formadas"</w:t>
      </w:r>
      <w:r w:rsidRPr="00023819">
        <w:t xml:space="preserve">, no "€". Jorge planifica formar a 2 → </w:t>
      </w:r>
      <w:r w:rsidRPr="00023819">
        <w:rPr>
          <w:b/>
          <w:bCs/>
        </w:rPr>
        <w:t>+2</w:t>
      </w:r>
      <w:r w:rsidRPr="00023819">
        <w:t xml:space="preserve">. </w:t>
      </w:r>
      <w:r w:rsidRPr="00023819">
        <w:rPr>
          <w:rFonts w:ascii="Segoe UI Emoji" w:hAnsi="Segoe UI Emoji" w:cs="Segoe UI Emoji"/>
        </w:rPr>
        <w:t>✅</w:t>
      </w:r>
    </w:p>
    <w:p w14:paraId="45DA4CB0" w14:textId="77777777" w:rsidR="00023819" w:rsidRPr="00023819" w:rsidRDefault="00023819" w:rsidP="00023819">
      <w:pPr>
        <w:numPr>
          <w:ilvl w:val="0"/>
          <w:numId w:val="14"/>
        </w:numPr>
      </w:pPr>
      <w:r w:rsidRPr="00023819">
        <w:rPr>
          <w:b/>
          <w:bCs/>
        </w:rPr>
        <w:t>C5</w:t>
      </w:r>
      <w:r w:rsidRPr="00023819">
        <w:t xml:space="preserve"> — </w:t>
      </w:r>
      <w:proofErr w:type="spellStart"/>
      <w:r w:rsidRPr="00023819">
        <w:rPr>
          <w:i/>
          <w:iCs/>
        </w:rPr>
        <w:t>Checklist</w:t>
      </w:r>
      <w:proofErr w:type="spellEnd"/>
      <w:r w:rsidRPr="00023819">
        <w:rPr>
          <w:i/>
          <w:iCs/>
        </w:rPr>
        <w:t xml:space="preserve"> de revisión de roles</w:t>
      </w:r>
      <w:r w:rsidRPr="00023819">
        <w:t xml:space="preserve">. </w:t>
      </w:r>
      <w:proofErr w:type="gramStart"/>
      <w:r w:rsidRPr="00023819">
        <w:t>Total</w:t>
      </w:r>
      <w:proofErr w:type="gramEnd"/>
      <w:r w:rsidRPr="00023819">
        <w:t xml:space="preserve"> certificado </w:t>
      </w:r>
      <w:r w:rsidRPr="00023819">
        <w:rPr>
          <w:b/>
          <w:bCs/>
        </w:rPr>
        <w:t>"2 personas formadas"</w:t>
      </w:r>
      <w:r w:rsidRPr="00023819">
        <w:t xml:space="preserve">. </w:t>
      </w:r>
      <w:r w:rsidRPr="00023819">
        <w:rPr>
          <w:rFonts w:ascii="Segoe UI Emoji" w:hAnsi="Segoe UI Emoji" w:cs="Segoe UI Emoji"/>
        </w:rPr>
        <w:t>✅</w:t>
      </w:r>
    </w:p>
    <w:p w14:paraId="62BCD0E8" w14:textId="77777777" w:rsidR="00023819" w:rsidRPr="00023819" w:rsidRDefault="00023819" w:rsidP="00023819">
      <w:pPr>
        <w:numPr>
          <w:ilvl w:val="0"/>
          <w:numId w:val="14"/>
        </w:numPr>
      </w:pPr>
      <w:r w:rsidRPr="00023819">
        <w:rPr>
          <w:b/>
          <w:bCs/>
        </w:rPr>
        <w:t>C6</w:t>
      </w:r>
      <w:r w:rsidRPr="00023819">
        <w:t xml:space="preserve"> — recálculo conteo: (1+</w:t>
      </w:r>
      <w:proofErr w:type="gramStart"/>
      <w:r w:rsidRPr="00023819">
        <w:t>2)/</w:t>
      </w:r>
      <w:proofErr w:type="gramEnd"/>
      <w:r w:rsidRPr="00023819">
        <w:t xml:space="preserve">6 = 50%. </w:t>
      </w:r>
      <w:r w:rsidRPr="00023819">
        <w:rPr>
          <w:b/>
          <w:bCs/>
        </w:rPr>
        <w:t>Inicio 16,7% → Actual 50% → Objetivo &gt;50%.</w:t>
      </w:r>
      <w:r w:rsidRPr="00023819">
        <w:t xml:space="preserve"> </w:t>
      </w:r>
      <w:r w:rsidRPr="00023819">
        <w:rPr>
          <w:rFonts w:ascii="Segoe UI Emoji" w:hAnsi="Segoe UI Emoji" w:cs="Segoe UI Emoji"/>
        </w:rPr>
        <w:t>✅</w:t>
      </w:r>
      <w:r w:rsidRPr="00023819">
        <w:t xml:space="preserve"> Alcanza el objetivo. Y ahora la justificaci</w:t>
      </w:r>
      <w:r w:rsidRPr="00023819">
        <w:rPr>
          <w:rFonts w:ascii="Calibri" w:hAnsi="Calibri" w:cs="Calibri"/>
        </w:rPr>
        <w:t>ó</w:t>
      </w:r>
      <w:r w:rsidRPr="00023819">
        <w:t xml:space="preserve">n del recuadro dice lo correcto: </w:t>
      </w:r>
      <w:r w:rsidRPr="00023819">
        <w:rPr>
          <w:i/>
          <w:iCs/>
        </w:rPr>
        <w:t>"mide qué parte de tu equipo se está desarrollando… si sube, estás activando el potencial dormido"</w:t>
      </w:r>
      <w:r w:rsidRPr="00023819">
        <w:t xml:space="preserve"> — </w:t>
      </w:r>
      <w:r w:rsidRPr="00023819">
        <w:rPr>
          <w:b/>
          <w:bCs/>
        </w:rPr>
        <w:t>coincide con lo que el KPI mide.</w:t>
      </w:r>
      <w:r w:rsidRPr="00023819">
        <w:t xml:space="preserve"> Sin input manual, c6=false.</w:t>
      </w:r>
    </w:p>
    <w:p w14:paraId="00A72D60" w14:textId="77777777" w:rsidR="00023819" w:rsidRPr="00023819" w:rsidRDefault="00023819" w:rsidP="00023819">
      <w:pPr>
        <w:rPr>
          <w:b/>
          <w:bCs/>
        </w:rPr>
      </w:pPr>
      <w:r w:rsidRPr="00023819">
        <w:rPr>
          <w:b/>
          <w:bCs/>
        </w:rPr>
        <w:t>Invariantes y ley KPI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8"/>
        <w:gridCol w:w="4266"/>
      </w:tblGrid>
      <w:tr w:rsidR="00023819" w:rsidRPr="00023819" w14:paraId="4C0B43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46E3B" w14:textId="77777777" w:rsidR="00023819" w:rsidRPr="00023819" w:rsidRDefault="00023819" w:rsidP="00023819">
            <w:pPr>
              <w:rPr>
                <w:b/>
                <w:bCs/>
              </w:rPr>
            </w:pPr>
            <w:r w:rsidRPr="00023819">
              <w:rPr>
                <w:b/>
                <w:bCs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7B85834E" w14:textId="77777777" w:rsidR="00023819" w:rsidRPr="00023819" w:rsidRDefault="00023819" w:rsidP="00023819">
            <w:pPr>
              <w:rPr>
                <w:b/>
                <w:bCs/>
              </w:rPr>
            </w:pPr>
            <w:r w:rsidRPr="00023819">
              <w:rPr>
                <w:b/>
                <w:bCs/>
              </w:rPr>
              <w:t>Resultado</w:t>
            </w:r>
          </w:p>
        </w:tc>
      </w:tr>
      <w:tr w:rsidR="00023819" w:rsidRPr="00023819" w14:paraId="5E508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04180" w14:textId="77777777" w:rsidR="00023819" w:rsidRPr="00023819" w:rsidRDefault="00023819" w:rsidP="00023819">
            <w:pPr>
              <w:rPr>
                <w:lang w:val="en-GB"/>
              </w:rPr>
            </w:pPr>
            <w:r w:rsidRPr="00023819">
              <w:rPr>
                <w:lang w:val="en-GB"/>
              </w:rPr>
              <w:t xml:space="preserve">I-1 · I-2 · I-3 · Ley KPI · </w:t>
            </w:r>
            <w:proofErr w:type="spellStart"/>
            <w:r w:rsidRPr="00023819">
              <w:rPr>
                <w:lang w:val="en-GB"/>
              </w:rPr>
              <w:t>Consonancia</w:t>
            </w:r>
            <w:proofErr w:type="spellEnd"/>
            <w:r w:rsidRPr="00023819">
              <w:rPr>
                <w:lang w:val="en-GB"/>
              </w:rPr>
              <w:t xml:space="preserve"> C1-C2</w:t>
            </w:r>
          </w:p>
        </w:tc>
        <w:tc>
          <w:tcPr>
            <w:tcW w:w="0" w:type="auto"/>
            <w:vAlign w:val="center"/>
            <w:hideMark/>
          </w:tcPr>
          <w:p w14:paraId="414DBCCB" w14:textId="77777777" w:rsidR="00023819" w:rsidRPr="00023819" w:rsidRDefault="00023819" w:rsidP="00023819">
            <w:r w:rsidRPr="00023819">
              <w:rPr>
                <w:rFonts w:ascii="Segoe UI Emoji" w:hAnsi="Segoe UI Emoji" w:cs="Segoe UI Emoji"/>
              </w:rPr>
              <w:t>✅</w:t>
            </w:r>
            <w:r w:rsidRPr="00023819">
              <w:t xml:space="preserve"> PASA</w:t>
            </w:r>
          </w:p>
        </w:tc>
      </w:tr>
      <w:tr w:rsidR="00023819" w:rsidRPr="00023819" w14:paraId="47459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D10F6" w14:textId="77777777" w:rsidR="00023819" w:rsidRPr="00023819" w:rsidRDefault="00023819" w:rsidP="00023819">
            <w:r w:rsidRPr="00023819">
              <w:t xml:space="preserve">Recálculo por </w:t>
            </w:r>
            <w:proofErr w:type="spellStart"/>
            <w:r w:rsidRPr="00023819">
              <w:t>kpi_recovery_mode</w:t>
            </w:r>
            <w:proofErr w:type="spellEnd"/>
            <w:r w:rsidRPr="00023819">
              <w:t xml:space="preserve"> (conteo)</w:t>
            </w:r>
          </w:p>
        </w:tc>
        <w:tc>
          <w:tcPr>
            <w:tcW w:w="0" w:type="auto"/>
            <w:vAlign w:val="center"/>
            <w:hideMark/>
          </w:tcPr>
          <w:p w14:paraId="28E07DC4" w14:textId="77777777" w:rsidR="00023819" w:rsidRPr="00023819" w:rsidRDefault="00023819" w:rsidP="00023819">
            <w:r w:rsidRPr="00023819">
              <w:rPr>
                <w:rFonts w:ascii="Segoe UI Emoji" w:hAnsi="Segoe UI Emoji" w:cs="Segoe UI Emoji"/>
              </w:rPr>
              <w:t>✅</w:t>
            </w:r>
            <w:r w:rsidRPr="00023819">
              <w:t xml:space="preserve"> PASA — 16,7% → 50% en unidad nativa</w:t>
            </w:r>
          </w:p>
        </w:tc>
      </w:tr>
      <w:tr w:rsidR="00023819" w:rsidRPr="00023819" w14:paraId="0BFF0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3B843" w14:textId="77777777" w:rsidR="00023819" w:rsidRPr="00023819" w:rsidRDefault="00023819" w:rsidP="00023819">
            <w:r w:rsidRPr="00023819">
              <w:t>justi_capa6 coincide con el KPI</w:t>
            </w:r>
          </w:p>
        </w:tc>
        <w:tc>
          <w:tcPr>
            <w:tcW w:w="0" w:type="auto"/>
            <w:vAlign w:val="center"/>
            <w:hideMark/>
          </w:tcPr>
          <w:p w14:paraId="5950CE16" w14:textId="77777777" w:rsidR="00023819" w:rsidRPr="00023819" w:rsidRDefault="00023819" w:rsidP="00023819">
            <w:r w:rsidRPr="00023819">
              <w:rPr>
                <w:rFonts w:ascii="Segoe UI Emoji" w:hAnsi="Segoe UI Emoji" w:cs="Segoe UI Emoji"/>
              </w:rPr>
              <w:t>✅</w:t>
            </w:r>
            <w:r w:rsidRPr="00023819">
              <w:t xml:space="preserve"> PASA </w:t>
            </w:r>
            <w:r w:rsidRPr="00023819">
              <w:rPr>
                <w:i/>
                <w:iCs/>
              </w:rPr>
              <w:t>(antes fallaba — N1 resuelto)</w:t>
            </w:r>
          </w:p>
        </w:tc>
      </w:tr>
    </w:tbl>
    <w:p w14:paraId="51351EDC" w14:textId="77777777" w:rsidR="00023819" w:rsidRPr="00023819" w:rsidRDefault="00023819" w:rsidP="00023819">
      <w:pPr>
        <w:rPr>
          <w:b/>
          <w:bCs/>
        </w:rPr>
      </w:pPr>
      <w:r w:rsidRPr="00023819">
        <w:rPr>
          <w:b/>
          <w:bCs/>
        </w:rPr>
        <w:t>Hallazgos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"/>
        <w:gridCol w:w="553"/>
        <w:gridCol w:w="856"/>
        <w:gridCol w:w="1104"/>
        <w:gridCol w:w="3591"/>
        <w:gridCol w:w="2047"/>
      </w:tblGrid>
      <w:tr w:rsidR="00023819" w:rsidRPr="00023819" w14:paraId="38351B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DB8F5" w14:textId="77777777" w:rsidR="00023819" w:rsidRPr="00023819" w:rsidRDefault="00023819" w:rsidP="00023819">
            <w:pPr>
              <w:rPr>
                <w:b/>
                <w:bCs/>
              </w:rPr>
            </w:pPr>
            <w:r w:rsidRPr="00023819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23DD8372" w14:textId="77777777" w:rsidR="00023819" w:rsidRPr="00023819" w:rsidRDefault="00023819" w:rsidP="00023819">
            <w:pPr>
              <w:rPr>
                <w:b/>
                <w:bCs/>
              </w:rPr>
            </w:pPr>
            <w:r w:rsidRPr="00023819">
              <w:rPr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04086A62" w14:textId="77777777" w:rsidR="00023819" w:rsidRPr="00023819" w:rsidRDefault="00023819" w:rsidP="00023819">
            <w:pPr>
              <w:rPr>
                <w:b/>
                <w:bCs/>
              </w:rPr>
            </w:pPr>
            <w:r w:rsidRPr="00023819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1E5ED65" w14:textId="77777777" w:rsidR="00023819" w:rsidRPr="00023819" w:rsidRDefault="00023819" w:rsidP="00023819">
            <w:pPr>
              <w:rPr>
                <w:b/>
                <w:bCs/>
              </w:rPr>
            </w:pPr>
            <w:r w:rsidRPr="00023819">
              <w:rPr>
                <w:b/>
                <w:bCs/>
              </w:rPr>
              <w:t>Severidad</w:t>
            </w:r>
          </w:p>
        </w:tc>
        <w:tc>
          <w:tcPr>
            <w:tcW w:w="0" w:type="auto"/>
            <w:vAlign w:val="center"/>
            <w:hideMark/>
          </w:tcPr>
          <w:p w14:paraId="7CD11394" w14:textId="77777777" w:rsidR="00023819" w:rsidRPr="00023819" w:rsidRDefault="00023819" w:rsidP="00023819">
            <w:pPr>
              <w:rPr>
                <w:b/>
                <w:bCs/>
              </w:rPr>
            </w:pPr>
            <w:r w:rsidRPr="00023819">
              <w:rPr>
                <w:b/>
                <w:bCs/>
              </w:rPr>
              <w:t>Qué pasa</w:t>
            </w:r>
          </w:p>
        </w:tc>
        <w:tc>
          <w:tcPr>
            <w:tcW w:w="0" w:type="auto"/>
            <w:vAlign w:val="center"/>
            <w:hideMark/>
          </w:tcPr>
          <w:p w14:paraId="7BE91770" w14:textId="77777777" w:rsidR="00023819" w:rsidRPr="00023819" w:rsidRDefault="00023819" w:rsidP="00023819">
            <w:pPr>
              <w:rPr>
                <w:b/>
                <w:bCs/>
              </w:rPr>
            </w:pPr>
            <w:r w:rsidRPr="00023819">
              <w:rPr>
                <w:b/>
                <w:bCs/>
              </w:rPr>
              <w:t>Fix</w:t>
            </w:r>
          </w:p>
        </w:tc>
      </w:tr>
      <w:tr w:rsidR="00023819" w:rsidRPr="00023819" w14:paraId="76989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CC20F" w14:textId="77777777" w:rsidR="00023819" w:rsidRPr="00023819" w:rsidRDefault="00023819" w:rsidP="00023819">
            <w:del w:id="0" w:author="Unknown">
              <w:r w:rsidRPr="00023819">
                <w:delText>N1</w:delText>
              </w:r>
            </w:del>
          </w:p>
        </w:tc>
        <w:tc>
          <w:tcPr>
            <w:tcW w:w="0" w:type="auto"/>
            <w:vAlign w:val="center"/>
            <w:hideMark/>
          </w:tcPr>
          <w:p w14:paraId="2F5D9B02" w14:textId="77777777" w:rsidR="00023819" w:rsidRPr="00023819" w:rsidRDefault="00023819" w:rsidP="00023819">
            <w:r w:rsidRPr="00023819">
              <w:t>C6</w:t>
            </w:r>
          </w:p>
        </w:tc>
        <w:tc>
          <w:tcPr>
            <w:tcW w:w="0" w:type="auto"/>
            <w:vAlign w:val="center"/>
            <w:hideMark/>
          </w:tcPr>
          <w:p w14:paraId="3510623C" w14:textId="77777777" w:rsidR="00023819" w:rsidRPr="00023819" w:rsidRDefault="00023819" w:rsidP="00023819">
            <w:r w:rsidRPr="00023819">
              <w:t>Bug</w:t>
            </w:r>
          </w:p>
        </w:tc>
        <w:tc>
          <w:tcPr>
            <w:tcW w:w="0" w:type="auto"/>
            <w:vAlign w:val="center"/>
            <w:hideMark/>
          </w:tcPr>
          <w:p w14:paraId="50956EB7" w14:textId="77777777" w:rsidR="00023819" w:rsidRPr="00023819" w:rsidRDefault="00023819" w:rsidP="00023819">
            <w:r w:rsidRPr="00023819">
              <w:rPr>
                <w:rFonts w:ascii="Segoe UI Emoji" w:hAnsi="Segoe UI Emoji" w:cs="Segoe UI Emoji"/>
              </w:rPr>
              <w:t>✅</w:t>
            </w:r>
            <w:r w:rsidRPr="00023819">
              <w:t xml:space="preserve"> </w:t>
            </w:r>
            <w:r w:rsidRPr="00023819">
              <w:rPr>
                <w:b/>
                <w:bCs/>
              </w:rPr>
              <w:t>Resuelto</w:t>
            </w:r>
          </w:p>
        </w:tc>
        <w:tc>
          <w:tcPr>
            <w:tcW w:w="0" w:type="auto"/>
            <w:vAlign w:val="center"/>
            <w:hideMark/>
          </w:tcPr>
          <w:p w14:paraId="0FC530EF" w14:textId="77777777" w:rsidR="00023819" w:rsidRPr="00023819" w:rsidRDefault="00023819" w:rsidP="00023819">
            <w:r w:rsidRPr="00023819">
              <w:t>La justificación describía "reducción del tiempo a productividad"; el KPI mide "% formadas".</w:t>
            </w:r>
          </w:p>
        </w:tc>
        <w:tc>
          <w:tcPr>
            <w:tcW w:w="0" w:type="auto"/>
            <w:vAlign w:val="center"/>
            <w:hideMark/>
          </w:tcPr>
          <w:p w14:paraId="1AF2FB1F" w14:textId="77777777" w:rsidR="00023819" w:rsidRPr="00023819" w:rsidRDefault="00023819" w:rsidP="00023819">
            <w:r w:rsidRPr="00023819">
              <w:t xml:space="preserve">Corregido en </w:t>
            </w:r>
            <w:proofErr w:type="spellStart"/>
            <w:proofErr w:type="gramStart"/>
            <w:r w:rsidRPr="00023819">
              <w:t>symptoms.json</w:t>
            </w:r>
            <w:proofErr w:type="spellEnd"/>
            <w:proofErr w:type="gramEnd"/>
            <w:r w:rsidRPr="00023819">
              <w:t>.</w:t>
            </w:r>
          </w:p>
        </w:tc>
      </w:tr>
      <w:tr w:rsidR="00023819" w:rsidRPr="00023819" w14:paraId="49C21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DDA61" w14:textId="77777777" w:rsidR="00023819" w:rsidRPr="00023819" w:rsidRDefault="00023819" w:rsidP="00023819">
            <w:r w:rsidRPr="00023819">
              <w:t>N2</w:t>
            </w:r>
          </w:p>
        </w:tc>
        <w:tc>
          <w:tcPr>
            <w:tcW w:w="0" w:type="auto"/>
            <w:vAlign w:val="center"/>
            <w:hideMark/>
          </w:tcPr>
          <w:p w14:paraId="4F5FAB8E" w14:textId="77777777" w:rsidR="00023819" w:rsidRPr="00023819" w:rsidRDefault="00023819" w:rsidP="00023819">
            <w:r w:rsidRPr="00023819">
              <w:t>C0</w:t>
            </w:r>
          </w:p>
        </w:tc>
        <w:tc>
          <w:tcPr>
            <w:tcW w:w="0" w:type="auto"/>
            <w:vAlign w:val="center"/>
            <w:hideMark/>
          </w:tcPr>
          <w:p w14:paraId="24454B24" w14:textId="77777777" w:rsidR="00023819" w:rsidRPr="00023819" w:rsidRDefault="00023819" w:rsidP="00023819">
            <w:r w:rsidRPr="00023819">
              <w:t>Bug</w:t>
            </w:r>
          </w:p>
        </w:tc>
        <w:tc>
          <w:tcPr>
            <w:tcW w:w="0" w:type="auto"/>
            <w:vAlign w:val="center"/>
            <w:hideMark/>
          </w:tcPr>
          <w:p w14:paraId="116074C7" w14:textId="77777777" w:rsidR="00023819" w:rsidRPr="00023819" w:rsidRDefault="00023819" w:rsidP="00023819">
            <w:r w:rsidRPr="00023819">
              <w:rPr>
                <w:rFonts w:ascii="Segoe UI Emoji" w:hAnsi="Segoe UI Emoji" w:cs="Segoe UI Emoji"/>
              </w:rPr>
              <w:t>🟡</w:t>
            </w:r>
            <w:r w:rsidRPr="00023819">
              <w:t xml:space="preserve"> Bajo</w:t>
            </w:r>
          </w:p>
        </w:tc>
        <w:tc>
          <w:tcPr>
            <w:tcW w:w="0" w:type="auto"/>
            <w:vAlign w:val="center"/>
            <w:hideMark/>
          </w:tcPr>
          <w:p w14:paraId="3C6CC1D2" w14:textId="77777777" w:rsidR="00023819" w:rsidRPr="00023819" w:rsidRDefault="00023819" w:rsidP="00023819">
            <w:r w:rsidRPr="00023819">
              <w:t xml:space="preserve">Campos </w:t>
            </w:r>
            <w:proofErr w:type="spellStart"/>
            <w:r w:rsidRPr="00023819">
              <w:t>threshold</w:t>
            </w:r>
            <w:proofErr w:type="spellEnd"/>
            <w:r w:rsidRPr="00023819">
              <w:t xml:space="preserve">_* sin usar por </w:t>
            </w:r>
            <w:proofErr w:type="spellStart"/>
            <w:proofErr w:type="gramStart"/>
            <w:r w:rsidRPr="00023819">
              <w:t>semaforo</w:t>
            </w:r>
            <w:proofErr w:type="spellEnd"/>
            <w:r w:rsidRPr="00023819">
              <w:t>(</w:t>
            </w:r>
            <w:proofErr w:type="gramEnd"/>
            <w:r w:rsidRPr="00023819">
              <w:t>) (global).</w:t>
            </w:r>
          </w:p>
        </w:tc>
        <w:tc>
          <w:tcPr>
            <w:tcW w:w="0" w:type="auto"/>
            <w:vAlign w:val="center"/>
            <w:hideMark/>
          </w:tcPr>
          <w:p w14:paraId="335472BA" w14:textId="77777777" w:rsidR="00023819" w:rsidRPr="00023819" w:rsidRDefault="00023819" w:rsidP="00023819">
            <w:r w:rsidRPr="00023819">
              <w:t>Limpiar/deprecar.</w:t>
            </w:r>
          </w:p>
        </w:tc>
      </w:tr>
      <w:tr w:rsidR="00023819" w:rsidRPr="00023819" w14:paraId="26CC9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E0589" w14:textId="77777777" w:rsidR="00023819" w:rsidRPr="00023819" w:rsidRDefault="00023819" w:rsidP="00023819">
            <w:r w:rsidRPr="00023819">
              <w:t>N3</w:t>
            </w:r>
          </w:p>
        </w:tc>
        <w:tc>
          <w:tcPr>
            <w:tcW w:w="0" w:type="auto"/>
            <w:vAlign w:val="center"/>
            <w:hideMark/>
          </w:tcPr>
          <w:p w14:paraId="102738FB" w14:textId="77777777" w:rsidR="00023819" w:rsidRPr="00023819" w:rsidRDefault="00023819" w:rsidP="00023819">
            <w:r w:rsidRPr="00023819">
              <w:t>C6</w:t>
            </w:r>
          </w:p>
        </w:tc>
        <w:tc>
          <w:tcPr>
            <w:tcW w:w="0" w:type="auto"/>
            <w:vAlign w:val="center"/>
            <w:hideMark/>
          </w:tcPr>
          <w:p w14:paraId="4BC1B15A" w14:textId="77777777" w:rsidR="00023819" w:rsidRPr="00023819" w:rsidRDefault="00023819" w:rsidP="00023819">
            <w:r w:rsidRPr="00023819">
              <w:t>Negocio</w:t>
            </w:r>
          </w:p>
        </w:tc>
        <w:tc>
          <w:tcPr>
            <w:tcW w:w="0" w:type="auto"/>
            <w:vAlign w:val="center"/>
            <w:hideMark/>
          </w:tcPr>
          <w:p w14:paraId="60BD9E10" w14:textId="77777777" w:rsidR="00023819" w:rsidRPr="00023819" w:rsidRDefault="00023819" w:rsidP="00023819">
            <w:r w:rsidRPr="00023819">
              <w:rPr>
                <w:rFonts w:ascii="Segoe UI Emoji" w:hAnsi="Segoe UI Emoji" w:cs="Segoe UI Emoji"/>
              </w:rPr>
              <w:t>🟡</w:t>
            </w:r>
            <w:r w:rsidRPr="00023819">
              <w:t xml:space="preserve"> Medio</w:t>
            </w:r>
          </w:p>
        </w:tc>
        <w:tc>
          <w:tcPr>
            <w:tcW w:w="0" w:type="auto"/>
            <w:vAlign w:val="center"/>
            <w:hideMark/>
          </w:tcPr>
          <w:p w14:paraId="6565B9E1" w14:textId="77777777" w:rsidR="00023819" w:rsidRPr="00023819" w:rsidRDefault="00023819" w:rsidP="00023819">
            <w:r w:rsidRPr="00023819">
              <w:t>capa_6_seguimiento genérico (global).</w:t>
            </w:r>
          </w:p>
        </w:tc>
        <w:tc>
          <w:tcPr>
            <w:tcW w:w="0" w:type="auto"/>
            <w:vAlign w:val="center"/>
            <w:hideMark/>
          </w:tcPr>
          <w:p w14:paraId="0A98E66D" w14:textId="77777777" w:rsidR="00023819" w:rsidRPr="00023819" w:rsidRDefault="00023819" w:rsidP="00023819">
            <w:r w:rsidRPr="00023819">
              <w:t>Carátula propia por síntoma.</w:t>
            </w:r>
          </w:p>
        </w:tc>
      </w:tr>
    </w:tbl>
    <w:p w14:paraId="11B5869D" w14:textId="77777777" w:rsidR="00023819" w:rsidRPr="00023819" w:rsidRDefault="00023819" w:rsidP="00023819">
      <w:r w:rsidRPr="00023819">
        <w:rPr>
          <w:b/>
          <w:bCs/>
        </w:rPr>
        <w:t>Punto de abandono:</w:t>
      </w:r>
      <w:r w:rsidRPr="00023819">
        <w:t xml:space="preserve"> ninguno. Jorge completa hasta el Alta y alcanza el objetivo (16,7% → 50%).</w:t>
      </w:r>
    </w:p>
    <w:p w14:paraId="7BF9E2AA" w14:textId="77777777" w:rsidR="00023819" w:rsidRPr="00023819" w:rsidRDefault="00023819" w:rsidP="00023819">
      <w:pPr>
        <w:rPr>
          <w:b/>
          <w:bCs/>
        </w:rPr>
      </w:pPr>
      <w:r w:rsidRPr="00023819">
        <w:rPr>
          <w:b/>
          <w:bCs/>
        </w:rPr>
        <w:t>Resumen para el CEO</w:t>
      </w:r>
    </w:p>
    <w:p w14:paraId="3C79855A" w14:textId="77777777" w:rsidR="00023819" w:rsidRPr="00023819" w:rsidRDefault="00023819" w:rsidP="00023819">
      <w:r w:rsidRPr="00023819">
        <w:t xml:space="preserve">RES-S2 </w:t>
      </w:r>
      <w:r w:rsidRPr="00023819">
        <w:rPr>
          <w:b/>
          <w:bCs/>
        </w:rPr>
        <w:t>aporta valor y está listo para beta.</w:t>
      </w:r>
      <w:r w:rsidRPr="00023819">
        <w:t xml:space="preserve"> El flujo va de punta a punta, el cierre por unidad nativa (personas formadas) es correcto, y el texto de C6 ya no engaña: describe exactamente lo que el KPI mide. Solo quedan dos detalles globales de higiene (datos muertos y C6 genérico), ninguno bloqueante.</w:t>
      </w:r>
    </w:p>
    <w:p w14:paraId="49022CC9" w14:textId="77777777" w:rsidR="00023819" w:rsidRPr="00023819" w:rsidRDefault="00023819" w:rsidP="00023819">
      <w:r w:rsidRPr="00023819">
        <w:t>Proceso de pensamiento</w:t>
      </w:r>
    </w:p>
    <w:p w14:paraId="737CFD19" w14:textId="77777777" w:rsidR="00023819" w:rsidRPr="00023819" w:rsidRDefault="00023819" w:rsidP="00023819">
      <w:r w:rsidRPr="00023819">
        <w:t>Proceso de pensamiento</w:t>
      </w:r>
    </w:p>
    <w:p w14:paraId="1D069F5F" w14:textId="77777777" w:rsidR="00023819" w:rsidRPr="00023819" w:rsidRDefault="00023819" w:rsidP="00023819">
      <w:r w:rsidRPr="00023819">
        <w:t>Claro — rehago RES-S3 con el mismo perfil, ya descontaminado, para ver el antes/después:</w:t>
      </w:r>
    </w:p>
    <w:p w14:paraId="221CB995" w14:textId="77777777" w:rsidR="00023819" w:rsidRPr="00023819" w:rsidRDefault="00023819" w:rsidP="00023819">
      <w:r w:rsidRPr="00023819">
        <w:pict w14:anchorId="35F6680B">
          <v:rect id="_x0000_i1055" style="width:0;height:0" o:hralign="center" o:hrstd="t" o:hr="t" fillcolor="#a0a0a0" stroked="f"/>
        </w:pict>
      </w:r>
    </w:p>
    <w:p w14:paraId="43085A34" w14:textId="77777777" w:rsidR="00023819" w:rsidRPr="00023819" w:rsidRDefault="00023819" w:rsidP="00023819">
      <w:pPr>
        <w:rPr>
          <w:b/>
          <w:bCs/>
        </w:rPr>
      </w:pPr>
      <w:r w:rsidRPr="00023819">
        <w:rPr>
          <w:rFonts w:ascii="Segoe UI Emoji" w:hAnsi="Segoe UI Emoji" w:cs="Segoe UI Emoji"/>
          <w:b/>
          <w:bCs/>
        </w:rPr>
        <w:t>🟢</w:t>
      </w:r>
      <w:r w:rsidRPr="00023819">
        <w:rPr>
          <w:b/>
          <w:bCs/>
        </w:rPr>
        <w:t xml:space="preserve"> RES-S3 · Inflamación Interna — Listo para beta</w:t>
      </w:r>
    </w:p>
    <w:p w14:paraId="327944E6" w14:textId="77777777" w:rsidR="00023819" w:rsidRPr="00023819" w:rsidRDefault="00023819" w:rsidP="00023819">
      <w:r w:rsidRPr="00023819">
        <w:rPr>
          <w:b/>
          <w:bCs/>
        </w:rPr>
        <w:t>Perfil simulado:</w:t>
      </w:r>
      <w:r w:rsidRPr="00023819">
        <w:t> </w:t>
      </w:r>
      <w:r w:rsidRPr="00023819">
        <w:rPr>
          <w:i/>
          <w:iCs/>
        </w:rPr>
        <w:t>Nuria, restaurante "La Parra" (Granada), 9 empleados. Este mes detectó 5 tensiones, resolvió 2. Plan PIE.</w:t>
      </w:r>
    </w:p>
    <w:p w14:paraId="7154F462" w14:textId="77777777" w:rsidR="00023819" w:rsidRPr="00023819" w:rsidRDefault="00023819" w:rsidP="00023819">
      <w:r w:rsidRPr="00023819">
        <w:rPr>
          <w:b/>
          <w:bCs/>
        </w:rPr>
        <w:t>Clasificación de recuperación:</w:t>
      </w:r>
      <w:r w:rsidRPr="00023819">
        <w:t> Cubo (</w:t>
      </w:r>
      <w:proofErr w:type="spellStart"/>
      <w:r w:rsidRPr="00023819">
        <w:t>ii</w:t>
      </w:r>
      <w:proofErr w:type="spellEnd"/>
      <w:r w:rsidRPr="00023819">
        <w:t>) — conteo. "Recuperado" = </w:t>
      </w:r>
      <w:r w:rsidRPr="00023819">
        <w:rPr>
          <w:b/>
          <w:bCs/>
        </w:rPr>
        <w:t>conflictos resueltos</w:t>
      </w:r>
      <w:r w:rsidRPr="00023819">
        <w:t xml:space="preserve">. No candidato a </w:t>
      </w:r>
      <w:proofErr w:type="spellStart"/>
      <w:r w:rsidRPr="00023819">
        <w:t>success</w:t>
      </w:r>
      <w:proofErr w:type="spellEnd"/>
      <w:r w:rsidRPr="00023819">
        <w:t xml:space="preserve"> fee.</w:t>
      </w:r>
    </w:p>
    <w:p w14:paraId="633042B8" w14:textId="77777777" w:rsidR="00023819" w:rsidRPr="00023819" w:rsidRDefault="00023819" w:rsidP="00023819">
      <w:pPr>
        <w:rPr>
          <w:b/>
          <w:bCs/>
        </w:rPr>
      </w:pPr>
      <w:r w:rsidRPr="00023819">
        <w:rPr>
          <w:b/>
          <w:bCs/>
        </w:rPr>
        <w:t>Recorrido C0 → C6</w:t>
      </w:r>
    </w:p>
    <w:p w14:paraId="4D7C7512" w14:textId="77777777" w:rsidR="00023819" w:rsidRPr="00023819" w:rsidRDefault="00023819" w:rsidP="00023819">
      <w:pPr>
        <w:numPr>
          <w:ilvl w:val="0"/>
          <w:numId w:val="15"/>
        </w:numPr>
      </w:pPr>
      <w:r w:rsidRPr="00023819">
        <w:rPr>
          <w:b/>
          <w:bCs/>
        </w:rPr>
        <w:t>C0</w:t>
      </w:r>
      <w:r w:rsidRPr="00023819">
        <w:t> — Nuria mete 5 tensiones / 2 resueltas → </w:t>
      </w:r>
      <w:r w:rsidRPr="00023819">
        <w:rPr>
          <w:b/>
          <w:bCs/>
        </w:rPr>
        <w:t>40%</w:t>
      </w:r>
      <w:r w:rsidRPr="00023819">
        <w:t>. Objetivo &gt;60% → </w:t>
      </w:r>
      <w:r w:rsidRPr="00023819">
        <w:rPr>
          <w:b/>
          <w:bCs/>
        </w:rPr>
        <w:t>rojo</w:t>
      </w:r>
      <w:r w:rsidRPr="00023819">
        <w:t xml:space="preserve">. El KPI mide bien la resolución de conflictos. </w:t>
      </w:r>
      <w:r w:rsidRPr="00023819">
        <w:rPr>
          <w:rFonts w:ascii="Segoe UI Emoji" w:hAnsi="Segoe UI Emoji" w:cs="Segoe UI Emoji"/>
        </w:rPr>
        <w:t>✅</w:t>
      </w:r>
    </w:p>
    <w:p w14:paraId="3AA4006B" w14:textId="77777777" w:rsidR="00023819" w:rsidRPr="00023819" w:rsidRDefault="00023819" w:rsidP="00023819">
      <w:pPr>
        <w:numPr>
          <w:ilvl w:val="0"/>
          <w:numId w:val="15"/>
        </w:numPr>
      </w:pPr>
      <w:r w:rsidRPr="00023819">
        <w:rPr>
          <w:b/>
          <w:bCs/>
        </w:rPr>
        <w:t>C1</w:t>
      </w:r>
      <w:r w:rsidRPr="00023819">
        <w:t xml:space="preserve"> — </w:t>
      </w:r>
      <w:r w:rsidRPr="00023819">
        <w:rPr>
          <w:rFonts w:ascii="Segoe UI Emoji" w:hAnsi="Segoe UI Emoji" w:cs="Segoe UI Emoji"/>
        </w:rPr>
        <w:t>✅</w:t>
      </w:r>
      <w:r w:rsidRPr="00023819">
        <w:rPr>
          <w:rFonts w:ascii="Calibri" w:hAnsi="Calibri" w:cs="Calibri"/>
        </w:rPr>
        <w:t> </w:t>
      </w:r>
      <w:r w:rsidRPr="00023819">
        <w:rPr>
          <w:b/>
          <w:bCs/>
        </w:rPr>
        <w:t>Ahora todas encajan.</w:t>
      </w:r>
      <w:r w:rsidRPr="00023819">
        <w:t> Las 6 casillas van de conflicto/clima: </w:t>
      </w:r>
      <w:r w:rsidRPr="00023819">
        <w:rPr>
          <w:i/>
          <w:iCs/>
        </w:rPr>
        <w:t>"tensiones que nadie menciona"</w:t>
      </w:r>
      <w:r w:rsidRPr="00023819">
        <w:t>, </w:t>
      </w:r>
      <w:r w:rsidRPr="00023819">
        <w:rPr>
          <w:i/>
          <w:iCs/>
        </w:rPr>
        <w:t>"el mal ambiente contamina el día a día"</w:t>
      </w:r>
      <w:r w:rsidRPr="00023819">
        <w:t>, </w:t>
      </w:r>
      <w:r w:rsidRPr="00023819">
        <w:rPr>
          <w:i/>
          <w:iCs/>
        </w:rPr>
        <w:t>"hay una persona que genera mal ambiente"</w:t>
      </w:r>
      <w:r w:rsidRPr="00023819">
        <w:t>, </w:t>
      </w:r>
      <w:r w:rsidRPr="00023819">
        <w:rPr>
          <w:i/>
          <w:iCs/>
        </w:rPr>
        <w:t>"evito las conversaciones difíciles"</w:t>
      </w:r>
      <w:r w:rsidRPr="00023819">
        <w:t>, </w:t>
      </w:r>
      <w:r w:rsidRPr="00023819">
        <w:rPr>
          <w:i/>
          <w:iCs/>
        </w:rPr>
        <w:t xml:space="preserve">"no sé si </w:t>
      </w:r>
      <w:r w:rsidRPr="00023819">
        <w:rPr>
          <w:i/>
          <w:iCs/>
        </w:rPr>
        <w:lastRenderedPageBreak/>
        <w:t>gestionarlo yo o pedir ayuda"</w:t>
      </w:r>
      <w:r w:rsidRPr="00023819">
        <w:t>, </w:t>
      </w:r>
      <w:r w:rsidRPr="00023819">
        <w:rPr>
          <w:i/>
          <w:iCs/>
        </w:rPr>
        <w:t>"se acumulan hasta que explotan"</w:t>
      </w:r>
      <w:r w:rsidRPr="00023819">
        <w:t>. Nuria se ve reflejada en todas — ya no hay ruido de "dependencia/</w:t>
      </w:r>
      <w:proofErr w:type="spellStart"/>
      <w:r w:rsidRPr="00023819">
        <w:t>backup</w:t>
      </w:r>
      <w:proofErr w:type="spellEnd"/>
      <w:r w:rsidRPr="00023819">
        <w:t>". Marca 3.</w:t>
      </w:r>
    </w:p>
    <w:p w14:paraId="40B0CA49" w14:textId="77777777" w:rsidR="00023819" w:rsidRPr="00023819" w:rsidRDefault="00023819" w:rsidP="00023819">
      <w:pPr>
        <w:numPr>
          <w:ilvl w:val="0"/>
          <w:numId w:val="15"/>
        </w:numPr>
      </w:pPr>
      <w:r w:rsidRPr="00023819">
        <w:rPr>
          <w:b/>
          <w:bCs/>
        </w:rPr>
        <w:t>C2</w:t>
      </w:r>
      <w:r w:rsidRPr="00023819">
        <w:t> — </w:t>
      </w:r>
      <w:r w:rsidRPr="00023819">
        <w:rPr>
          <w:i/>
          <w:iCs/>
        </w:rPr>
        <w:t>Árbol de Decisiones</w:t>
      </w:r>
      <w:r w:rsidRPr="00023819">
        <w:t>, ahora </w:t>
      </w:r>
      <w:r w:rsidRPr="00023819">
        <w:rPr>
          <w:b/>
          <w:bCs/>
        </w:rPr>
        <w:t>100% de conflicto</w:t>
      </w:r>
      <w:r w:rsidRPr="00023819">
        <w:t xml:space="preserve">: cuantificar el coste, separar, prescindir, abordar el foco de fricción, ayuda externa vs interna, reunión abierta vs individual. Los pares C1→C2 emparejan bien. </w:t>
      </w:r>
      <w:r w:rsidRPr="00023819">
        <w:rPr>
          <w:rFonts w:ascii="Segoe UI Emoji" w:hAnsi="Segoe UI Emoji" w:cs="Segoe UI Emoji"/>
        </w:rPr>
        <w:t>✅</w:t>
      </w:r>
    </w:p>
    <w:p w14:paraId="594D1BF3" w14:textId="77777777" w:rsidR="00023819" w:rsidRPr="00023819" w:rsidRDefault="00023819" w:rsidP="00023819">
      <w:pPr>
        <w:numPr>
          <w:ilvl w:val="0"/>
          <w:numId w:val="15"/>
        </w:numPr>
      </w:pPr>
      <w:r w:rsidRPr="00023819">
        <w:rPr>
          <w:b/>
          <w:bCs/>
        </w:rPr>
        <w:t>C3</w:t>
      </w:r>
      <w:r w:rsidRPr="00023819">
        <w:t> — </w:t>
      </w:r>
      <w:r w:rsidRPr="00023819">
        <w:rPr>
          <w:i/>
          <w:iCs/>
        </w:rPr>
        <w:t>Mapa de clima y fricciones</w:t>
      </w:r>
      <w:r w:rsidRPr="00023819">
        <w:t xml:space="preserve">, sembrado desde C2 y ordenado por impacto. Nuria ve dónde se concentra la tensión. </w:t>
      </w:r>
      <w:r w:rsidRPr="00023819">
        <w:rPr>
          <w:rFonts w:ascii="Segoe UI Emoji" w:hAnsi="Segoe UI Emoji" w:cs="Segoe UI Emoji"/>
        </w:rPr>
        <w:t>✅</w:t>
      </w:r>
    </w:p>
    <w:p w14:paraId="7E36136A" w14:textId="77777777" w:rsidR="00023819" w:rsidRPr="00023819" w:rsidRDefault="00023819" w:rsidP="00023819">
      <w:pPr>
        <w:numPr>
          <w:ilvl w:val="0"/>
          <w:numId w:val="15"/>
        </w:numPr>
      </w:pPr>
      <w:r w:rsidRPr="00023819">
        <w:rPr>
          <w:b/>
          <w:bCs/>
        </w:rPr>
        <w:t>C4</w:t>
      </w:r>
      <w:r w:rsidRPr="00023819">
        <w:t> — </w:t>
      </w:r>
      <w:r w:rsidRPr="00023819">
        <w:rPr>
          <w:i/>
          <w:iCs/>
        </w:rPr>
        <w:t>Plan de resolución de conflicto</w:t>
      </w:r>
      <w:r w:rsidRPr="00023819">
        <w:t xml:space="preserve">. El </w:t>
      </w:r>
      <w:proofErr w:type="spellStart"/>
      <w:r w:rsidRPr="00023819">
        <w:t>Cobrómetro</w:t>
      </w:r>
      <w:proofErr w:type="spellEnd"/>
      <w:r w:rsidRPr="00023819">
        <w:t xml:space="preserve"> pide </w:t>
      </w:r>
      <w:r w:rsidRPr="00023819">
        <w:rPr>
          <w:b/>
          <w:bCs/>
        </w:rPr>
        <w:t>"</w:t>
      </w:r>
      <w:proofErr w:type="spellStart"/>
      <w:r w:rsidRPr="00023819">
        <w:rPr>
          <w:b/>
          <w:bCs/>
        </w:rPr>
        <w:t>Nº</w:t>
      </w:r>
      <w:proofErr w:type="spellEnd"/>
      <w:r w:rsidRPr="00023819">
        <w:rPr>
          <w:b/>
          <w:bCs/>
        </w:rPr>
        <w:t xml:space="preserve"> de conflictos resueltos"</w:t>
      </w:r>
      <w:r w:rsidRPr="00023819">
        <w:t>, no €. Nuria media una tensión enquistada → </w:t>
      </w:r>
      <w:r w:rsidRPr="00023819">
        <w:rPr>
          <w:b/>
          <w:bCs/>
        </w:rPr>
        <w:t>+1</w:t>
      </w:r>
      <w:r w:rsidRPr="00023819">
        <w:t xml:space="preserve">. </w:t>
      </w:r>
      <w:r w:rsidRPr="00023819">
        <w:rPr>
          <w:rFonts w:ascii="Segoe UI Emoji" w:hAnsi="Segoe UI Emoji" w:cs="Segoe UI Emoji"/>
        </w:rPr>
        <w:t>✅</w:t>
      </w:r>
    </w:p>
    <w:p w14:paraId="7B93B70D" w14:textId="77777777" w:rsidR="00023819" w:rsidRPr="00023819" w:rsidRDefault="00023819" w:rsidP="00023819">
      <w:pPr>
        <w:numPr>
          <w:ilvl w:val="0"/>
          <w:numId w:val="15"/>
        </w:numPr>
      </w:pPr>
      <w:r w:rsidRPr="00023819">
        <w:rPr>
          <w:b/>
          <w:bCs/>
        </w:rPr>
        <w:t>C5</w:t>
      </w:r>
      <w:r w:rsidRPr="00023819">
        <w:t> — Total certificado </w:t>
      </w:r>
      <w:r w:rsidRPr="00023819">
        <w:rPr>
          <w:b/>
          <w:bCs/>
        </w:rPr>
        <w:t>"1 conflictos resueltos"</w:t>
      </w:r>
      <w:r w:rsidRPr="00023819">
        <w:t xml:space="preserve">. </w:t>
      </w:r>
      <w:r w:rsidRPr="00023819">
        <w:rPr>
          <w:rFonts w:ascii="Segoe UI Emoji" w:hAnsi="Segoe UI Emoji" w:cs="Segoe UI Emoji"/>
        </w:rPr>
        <w:t>✅</w:t>
      </w:r>
    </w:p>
    <w:p w14:paraId="6CE25D23" w14:textId="77777777" w:rsidR="00023819" w:rsidRPr="00023819" w:rsidRDefault="00023819" w:rsidP="00023819">
      <w:pPr>
        <w:numPr>
          <w:ilvl w:val="0"/>
          <w:numId w:val="15"/>
        </w:numPr>
      </w:pPr>
      <w:r w:rsidRPr="00023819">
        <w:rPr>
          <w:b/>
          <w:bCs/>
        </w:rPr>
        <w:t>C6</w:t>
      </w:r>
      <w:r w:rsidRPr="00023819">
        <w:t> — recálculo conteo con fórmula (B/</w:t>
      </w:r>
      <w:proofErr w:type="gramStart"/>
      <w:r w:rsidRPr="00023819">
        <w:t>A)*</w:t>
      </w:r>
      <w:proofErr w:type="gramEnd"/>
      <w:r w:rsidRPr="00023819">
        <w:t>100: (2+</w:t>
      </w:r>
      <w:proofErr w:type="gramStart"/>
      <w:r w:rsidRPr="00023819">
        <w:t>1)/</w:t>
      </w:r>
      <w:proofErr w:type="gramEnd"/>
      <w:r w:rsidRPr="00023819">
        <w:t>5 = 60%. </w:t>
      </w:r>
      <w:r w:rsidRPr="00023819">
        <w:rPr>
          <w:b/>
          <w:bCs/>
        </w:rPr>
        <w:t>Inicio 40% → Actual 60% → Objetivo &gt;60%.</w:t>
      </w:r>
      <w:r w:rsidRPr="00023819">
        <w:t> </w:t>
      </w:r>
      <w:r w:rsidRPr="00023819">
        <w:rPr>
          <w:rFonts w:ascii="Segoe UI Emoji" w:hAnsi="Segoe UI Emoji" w:cs="Segoe UI Emoji"/>
        </w:rPr>
        <w:t>✅</w:t>
      </w:r>
      <w:r w:rsidRPr="00023819">
        <w:t xml:space="preserve"> Alcanza el objetivo. La </w:t>
      </w:r>
      <w:proofErr w:type="spellStart"/>
      <w:r w:rsidRPr="00023819">
        <w:t>justi</w:t>
      </w:r>
      <w:proofErr w:type="spellEnd"/>
      <w:r w:rsidRPr="00023819">
        <w:t xml:space="preserve"> coincide con el KPI. Sin input manual,</w:t>
      </w:r>
      <w:r w:rsidRPr="00023819">
        <w:rPr>
          <w:rFonts w:ascii="Calibri" w:hAnsi="Calibri" w:cs="Calibri"/>
        </w:rPr>
        <w:t> </w:t>
      </w:r>
      <w:r w:rsidRPr="00023819">
        <w:t>c6=false.</w:t>
      </w:r>
    </w:p>
    <w:p w14:paraId="431C0BD0" w14:textId="77777777" w:rsidR="00023819" w:rsidRPr="00023819" w:rsidRDefault="00023819" w:rsidP="00023819">
      <w:pPr>
        <w:rPr>
          <w:b/>
          <w:bCs/>
        </w:rPr>
      </w:pPr>
      <w:r w:rsidRPr="00023819">
        <w:rPr>
          <w:b/>
          <w:bCs/>
        </w:rPr>
        <w:t>Invariantes y coherencia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95"/>
        <w:gridCol w:w="4503"/>
      </w:tblGrid>
      <w:tr w:rsidR="00023819" w:rsidRPr="00023819" w14:paraId="3060AFA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5FE0D65" w14:textId="77777777" w:rsidR="00023819" w:rsidRPr="00023819" w:rsidRDefault="00023819" w:rsidP="00023819">
            <w:pPr>
              <w:rPr>
                <w:b/>
                <w:bCs/>
              </w:rPr>
            </w:pPr>
            <w:r w:rsidRPr="00023819">
              <w:rPr>
                <w:b/>
                <w:bCs/>
              </w:rPr>
              <w:t>Check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54A593" w14:textId="77777777" w:rsidR="00023819" w:rsidRPr="00023819" w:rsidRDefault="00023819" w:rsidP="00023819">
            <w:pPr>
              <w:rPr>
                <w:b/>
                <w:bCs/>
              </w:rPr>
            </w:pPr>
            <w:r w:rsidRPr="00023819">
              <w:rPr>
                <w:b/>
                <w:bCs/>
              </w:rPr>
              <w:t>Resultado</w:t>
            </w:r>
          </w:p>
        </w:tc>
      </w:tr>
      <w:tr w:rsidR="00023819" w:rsidRPr="00023819" w14:paraId="29B309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83E61F3" w14:textId="77777777" w:rsidR="00023819" w:rsidRPr="00023819" w:rsidRDefault="00023819" w:rsidP="00023819">
            <w:r w:rsidRPr="00023819">
              <w:t>I-1 · I-2 · I-3 · Ley KPI · Recálculo conteo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C404C11" w14:textId="77777777" w:rsidR="00023819" w:rsidRPr="00023819" w:rsidRDefault="00023819" w:rsidP="00023819">
            <w:r w:rsidRPr="00023819">
              <w:rPr>
                <w:rFonts w:ascii="Segoe UI Emoji" w:hAnsi="Segoe UI Emoji" w:cs="Segoe UI Emoji"/>
              </w:rPr>
              <w:t>✅</w:t>
            </w:r>
            <w:r w:rsidRPr="00023819">
              <w:t xml:space="preserve"> PASA</w:t>
            </w:r>
          </w:p>
        </w:tc>
      </w:tr>
      <w:tr w:rsidR="00023819" w:rsidRPr="00023819" w14:paraId="12DD28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47238D7" w14:textId="77777777" w:rsidR="00023819" w:rsidRPr="00023819" w:rsidRDefault="00023819" w:rsidP="00023819">
            <w:r w:rsidRPr="00023819">
              <w:rPr>
                <w:b/>
                <w:bCs/>
              </w:rPr>
              <w:t>Coherencia semántica C1↔síntoma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FB61A1" w14:textId="77777777" w:rsidR="00023819" w:rsidRPr="00023819" w:rsidRDefault="00023819" w:rsidP="00023819">
            <w:r w:rsidRPr="00023819">
              <w:rPr>
                <w:rFonts w:ascii="Segoe UI Emoji" w:hAnsi="Segoe UI Emoji" w:cs="Segoe UI Emoji"/>
              </w:rPr>
              <w:t>✅</w:t>
            </w:r>
            <w:r w:rsidRPr="00023819">
              <w:t> </w:t>
            </w:r>
            <w:r w:rsidRPr="00023819">
              <w:rPr>
                <w:b/>
                <w:bCs/>
              </w:rPr>
              <w:t>PASA</w:t>
            </w:r>
            <w:r w:rsidRPr="00023819">
              <w:t> </w:t>
            </w:r>
            <w:r w:rsidRPr="00023819">
              <w:rPr>
                <w:i/>
                <w:iCs/>
              </w:rPr>
              <w:t>(antes fallaba — error #8 resuelto)</w:t>
            </w:r>
          </w:p>
        </w:tc>
      </w:tr>
    </w:tbl>
    <w:p w14:paraId="49787C05" w14:textId="77777777" w:rsidR="00023819" w:rsidRPr="00023819" w:rsidRDefault="00023819" w:rsidP="00023819">
      <w:pPr>
        <w:rPr>
          <w:b/>
          <w:bCs/>
        </w:rPr>
      </w:pPr>
      <w:r w:rsidRPr="00023819">
        <w:rPr>
          <w:b/>
          <w:bCs/>
        </w:rPr>
        <w:t>Hallazgos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7"/>
        <w:gridCol w:w="832"/>
        <w:gridCol w:w="1036"/>
        <w:gridCol w:w="1491"/>
        <w:gridCol w:w="2466"/>
        <w:gridCol w:w="2156"/>
      </w:tblGrid>
      <w:tr w:rsidR="00023819" w:rsidRPr="00023819" w14:paraId="1463F6F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3A96D2" w14:textId="77777777" w:rsidR="00023819" w:rsidRPr="00023819" w:rsidRDefault="00023819" w:rsidP="00023819">
            <w:pPr>
              <w:rPr>
                <w:b/>
                <w:bCs/>
              </w:rPr>
            </w:pPr>
            <w:r w:rsidRPr="00023819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8B8C950" w14:textId="77777777" w:rsidR="00023819" w:rsidRPr="00023819" w:rsidRDefault="00023819" w:rsidP="00023819">
            <w:pPr>
              <w:rPr>
                <w:b/>
                <w:bCs/>
              </w:rPr>
            </w:pPr>
            <w:r w:rsidRPr="00023819">
              <w:rPr>
                <w:b/>
                <w:bCs/>
              </w:rPr>
              <w:t>Capa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0FBF6F" w14:textId="77777777" w:rsidR="00023819" w:rsidRPr="00023819" w:rsidRDefault="00023819" w:rsidP="00023819">
            <w:pPr>
              <w:rPr>
                <w:b/>
                <w:bCs/>
              </w:rPr>
            </w:pPr>
            <w:r w:rsidRPr="00023819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2FAFBB" w14:textId="77777777" w:rsidR="00023819" w:rsidRPr="00023819" w:rsidRDefault="00023819" w:rsidP="00023819">
            <w:pPr>
              <w:rPr>
                <w:b/>
                <w:bCs/>
              </w:rPr>
            </w:pPr>
            <w:r w:rsidRPr="00023819">
              <w:rPr>
                <w:b/>
                <w:bCs/>
              </w:rPr>
              <w:t>Severidad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F7591CC" w14:textId="77777777" w:rsidR="00023819" w:rsidRPr="00023819" w:rsidRDefault="00023819" w:rsidP="00023819">
            <w:pPr>
              <w:rPr>
                <w:b/>
                <w:bCs/>
              </w:rPr>
            </w:pPr>
            <w:r w:rsidRPr="00023819">
              <w:rPr>
                <w:b/>
                <w:bCs/>
              </w:rPr>
              <w:t>Qué pasa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C66F222" w14:textId="77777777" w:rsidR="00023819" w:rsidRPr="00023819" w:rsidRDefault="00023819" w:rsidP="00023819">
            <w:pPr>
              <w:rPr>
                <w:b/>
                <w:bCs/>
              </w:rPr>
            </w:pPr>
            <w:r w:rsidRPr="00023819">
              <w:rPr>
                <w:b/>
                <w:bCs/>
              </w:rPr>
              <w:t>Fix</w:t>
            </w:r>
          </w:p>
        </w:tc>
      </w:tr>
      <w:tr w:rsidR="00023819" w:rsidRPr="00023819" w14:paraId="757081F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A05474D" w14:textId="77777777" w:rsidR="00023819" w:rsidRPr="00023819" w:rsidRDefault="00023819" w:rsidP="00023819">
            <w:del w:id="1" w:author="Unknown">
              <w:r w:rsidRPr="00023819">
                <w:delText>N1</w:delText>
              </w:r>
            </w:del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78D4751" w14:textId="77777777" w:rsidR="00023819" w:rsidRPr="00023819" w:rsidRDefault="00023819" w:rsidP="00023819">
            <w:r w:rsidRPr="00023819">
              <w:t>C1/C2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1F5A8F2" w14:textId="77777777" w:rsidR="00023819" w:rsidRPr="00023819" w:rsidRDefault="00023819" w:rsidP="00023819">
            <w:r w:rsidRPr="00023819">
              <w:t>Bug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85F206E" w14:textId="77777777" w:rsidR="00023819" w:rsidRPr="00023819" w:rsidRDefault="00023819" w:rsidP="00023819">
            <w:r w:rsidRPr="00023819">
              <w:rPr>
                <w:rFonts w:ascii="Segoe UI Emoji" w:hAnsi="Segoe UI Emoji" w:cs="Segoe UI Emoji"/>
              </w:rPr>
              <w:t>✅</w:t>
            </w:r>
            <w:r w:rsidRPr="00023819">
              <w:t> </w:t>
            </w:r>
            <w:r w:rsidRPr="00023819">
              <w:rPr>
                <w:b/>
                <w:bCs/>
              </w:rPr>
              <w:t>Resuelto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46C17F8" w14:textId="77777777" w:rsidR="00023819" w:rsidRPr="00023819" w:rsidRDefault="00023819" w:rsidP="00023819">
            <w:r w:rsidRPr="00023819">
              <w:t>Opciones de dependencia/</w:t>
            </w:r>
            <w:proofErr w:type="spellStart"/>
            <w:r w:rsidRPr="00023819">
              <w:t>backup</w:t>
            </w:r>
            <w:proofErr w:type="spellEnd"/>
            <w:r w:rsidRPr="00023819">
              <w:t xml:space="preserve"> contaminaban C1/C2.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1E0502C" w14:textId="77777777" w:rsidR="00023819" w:rsidRPr="00023819" w:rsidRDefault="00023819" w:rsidP="00023819">
            <w:r w:rsidRPr="00023819">
              <w:t>Descontaminado en </w:t>
            </w:r>
            <w:proofErr w:type="spellStart"/>
            <w:proofErr w:type="gramStart"/>
            <w:r w:rsidRPr="00023819">
              <w:t>symptoms.json</w:t>
            </w:r>
            <w:proofErr w:type="spellEnd"/>
            <w:proofErr w:type="gramEnd"/>
            <w:r w:rsidRPr="00023819">
              <w:t>.</w:t>
            </w:r>
          </w:p>
        </w:tc>
      </w:tr>
      <w:tr w:rsidR="00023819" w:rsidRPr="00023819" w14:paraId="770DDC0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8370D10" w14:textId="77777777" w:rsidR="00023819" w:rsidRPr="00023819" w:rsidRDefault="00023819" w:rsidP="00023819">
            <w:r w:rsidRPr="00023819">
              <w:t>N2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2FD1652" w14:textId="77777777" w:rsidR="00023819" w:rsidRPr="00023819" w:rsidRDefault="00023819" w:rsidP="00023819">
            <w:r w:rsidRPr="00023819">
              <w:t>C0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24E3D33" w14:textId="77777777" w:rsidR="00023819" w:rsidRPr="00023819" w:rsidRDefault="00023819" w:rsidP="00023819">
            <w:r w:rsidRPr="00023819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E8EBFA5" w14:textId="77777777" w:rsidR="00023819" w:rsidRPr="00023819" w:rsidRDefault="00023819" w:rsidP="00023819">
            <w:r w:rsidRPr="00023819">
              <w:rPr>
                <w:rFonts w:ascii="Segoe UI Emoji" w:hAnsi="Segoe UI Emoji" w:cs="Segoe UI Emoji"/>
              </w:rPr>
              <w:t>🟢</w:t>
            </w:r>
            <w:r w:rsidRPr="00023819">
              <w:t xml:space="preserve"> </w:t>
            </w:r>
            <w:proofErr w:type="spellStart"/>
            <w:r w:rsidRPr="00023819">
              <w:t>Info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5AE8FF" w14:textId="77777777" w:rsidR="00023819" w:rsidRPr="00023819" w:rsidRDefault="00023819" w:rsidP="00023819">
            <w:proofErr w:type="spellStart"/>
            <w:r w:rsidRPr="00023819">
              <w:t>threshold</w:t>
            </w:r>
            <w:proofErr w:type="spellEnd"/>
            <w:r w:rsidRPr="00023819">
              <w:t>_* → motor huérfano (global).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BA94021" w14:textId="77777777" w:rsidR="00023819" w:rsidRPr="00023819" w:rsidRDefault="00023819" w:rsidP="00023819">
            <w:r w:rsidRPr="00023819">
              <w:t>Sin acción.</w:t>
            </w:r>
          </w:p>
        </w:tc>
      </w:tr>
      <w:tr w:rsidR="00023819" w:rsidRPr="00023819" w14:paraId="40AC9C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9BEA832" w14:textId="77777777" w:rsidR="00023819" w:rsidRPr="00023819" w:rsidRDefault="00023819" w:rsidP="00023819">
            <w:r w:rsidRPr="00023819">
              <w:t>N3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2477415" w14:textId="77777777" w:rsidR="00023819" w:rsidRPr="00023819" w:rsidRDefault="00023819" w:rsidP="00023819">
            <w:r w:rsidRPr="00023819">
              <w:t>C6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A3D3561" w14:textId="77777777" w:rsidR="00023819" w:rsidRPr="00023819" w:rsidRDefault="00023819" w:rsidP="00023819">
            <w:r w:rsidRPr="00023819">
              <w:t>Negocio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935855C" w14:textId="77777777" w:rsidR="00023819" w:rsidRPr="00023819" w:rsidRDefault="00023819" w:rsidP="00023819">
            <w:r w:rsidRPr="00023819">
              <w:rPr>
                <w:rFonts w:ascii="Segoe UI Emoji" w:hAnsi="Segoe UI Emoji" w:cs="Segoe UI Emoji"/>
              </w:rPr>
              <w:t>🟡</w:t>
            </w:r>
            <w:r w:rsidRPr="00023819">
              <w:t xml:space="preserve"> Medio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549D9F6" w14:textId="77777777" w:rsidR="00023819" w:rsidRPr="00023819" w:rsidRDefault="00023819" w:rsidP="00023819">
            <w:r w:rsidRPr="00023819">
              <w:t>C6 genérico (global).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D3B8D69" w14:textId="77777777" w:rsidR="00023819" w:rsidRPr="00023819" w:rsidRDefault="00023819" w:rsidP="00023819">
            <w:r w:rsidRPr="00023819">
              <w:t>Carátula propia (diseño listo).</w:t>
            </w:r>
          </w:p>
        </w:tc>
      </w:tr>
    </w:tbl>
    <w:p w14:paraId="390A61BD" w14:textId="77777777" w:rsidR="00023819" w:rsidRPr="00023819" w:rsidRDefault="00023819" w:rsidP="00023819">
      <w:r w:rsidRPr="00023819">
        <w:rPr>
          <w:b/>
          <w:bCs/>
        </w:rPr>
        <w:t>Punto de abandono:</w:t>
      </w:r>
      <w:r w:rsidRPr="00023819">
        <w:t> ninguno. Nuria completa hasta el Alta con un diagnóstico que la representa y una mejora real (40% → 60%).</w:t>
      </w:r>
    </w:p>
    <w:p w14:paraId="5E5463E1" w14:textId="77777777" w:rsidR="00023819" w:rsidRPr="00023819" w:rsidRDefault="00023819" w:rsidP="00023819">
      <w:pPr>
        <w:rPr>
          <w:b/>
          <w:bCs/>
        </w:rPr>
      </w:pPr>
      <w:r w:rsidRPr="00023819">
        <w:rPr>
          <w:b/>
          <w:bCs/>
        </w:rPr>
        <w:t>Resumen para el CEO</w:t>
      </w:r>
    </w:p>
    <w:p w14:paraId="66888EDF" w14:textId="77777777" w:rsidR="00023819" w:rsidRPr="00023819" w:rsidRDefault="00023819" w:rsidP="00023819">
      <w:r w:rsidRPr="00023819">
        <w:lastRenderedPageBreak/>
        <w:t>RES-S3 </w:t>
      </w:r>
      <w:r w:rsidRPr="00023819">
        <w:rPr>
          <w:b/>
          <w:bCs/>
        </w:rPr>
        <w:t>aporta valor y está listo para beta.</w:t>
      </w:r>
      <w:r w:rsidRPr="00023819">
        <w:t> El diagnóstico C1 ya es 100% coherente con el síntoma —se acabó el ruido de "dependencia crítica"—, el flujo cierra correcto en unidad nativa (conflictos resueltos) y el error #8 que arrastrabas hace meses está cerrado. Solo quedan los dos detalles globales (motor huérfano informativo y C6 genérico), ninguno bloqueante.</w:t>
      </w:r>
    </w:p>
    <w:p w14:paraId="366831C0" w14:textId="77777777" w:rsidR="005735FD" w:rsidRPr="005735FD" w:rsidRDefault="005735FD" w:rsidP="005735FD">
      <w:pPr>
        <w:rPr>
          <w:b/>
          <w:bCs/>
        </w:rPr>
      </w:pPr>
      <w:r w:rsidRPr="005735FD">
        <w:rPr>
          <w:rFonts w:ascii="Segoe UI Emoji" w:hAnsi="Segoe UI Emoji" w:cs="Segoe UI Emoji"/>
          <w:b/>
          <w:bCs/>
        </w:rPr>
        <w:t>🟢</w:t>
      </w:r>
      <w:r w:rsidRPr="005735FD">
        <w:rPr>
          <w:b/>
          <w:bCs/>
        </w:rPr>
        <w:t xml:space="preserve"> OPE-S1 · Parálisis de Integración — Listo para beta </w:t>
      </w:r>
      <w:r w:rsidRPr="005735FD">
        <w:rPr>
          <w:b/>
          <w:bCs/>
          <w:i/>
          <w:iCs/>
        </w:rPr>
        <w:t>(conteo, menos es mejor)</w:t>
      </w:r>
    </w:p>
    <w:p w14:paraId="56497607" w14:textId="77777777" w:rsidR="005735FD" w:rsidRPr="005735FD" w:rsidRDefault="005735FD" w:rsidP="005735FD">
      <w:r w:rsidRPr="005735FD">
        <w:rPr>
          <w:b/>
          <w:bCs/>
        </w:rPr>
        <w:t>Perfil:</w:t>
      </w:r>
      <w:r w:rsidRPr="005735FD">
        <w:t xml:space="preserve"> </w:t>
      </w:r>
      <w:r w:rsidRPr="005735FD">
        <w:rPr>
          <w:i/>
          <w:iCs/>
        </w:rPr>
        <w:t>Marta, franquicia de comida rápida (Valencia), rotación alta. De 40 errores del mes, 16 son de nuevas incorporaciones → 40%. Plan PIE.</w:t>
      </w:r>
      <w:r w:rsidRPr="005735FD">
        <w:br/>
      </w:r>
      <w:r w:rsidRPr="005735FD">
        <w:rPr>
          <w:b/>
          <w:bCs/>
        </w:rPr>
        <w:t>Recuperación:</w:t>
      </w:r>
      <w:r w:rsidRPr="005735FD">
        <w:t xml:space="preserve"> Cubo (</w:t>
      </w:r>
      <w:proofErr w:type="spellStart"/>
      <w:r w:rsidRPr="005735FD">
        <w:t>ii</w:t>
      </w:r>
      <w:proofErr w:type="spellEnd"/>
      <w:r w:rsidRPr="005735FD">
        <w:t>) conteo — "errores de arranque evitados".</w:t>
      </w:r>
    </w:p>
    <w:p w14:paraId="5B41DE3B" w14:textId="77777777" w:rsidR="005735FD" w:rsidRPr="005735FD" w:rsidRDefault="005735FD" w:rsidP="005735FD">
      <w:pPr>
        <w:numPr>
          <w:ilvl w:val="0"/>
          <w:numId w:val="40"/>
        </w:numPr>
      </w:pPr>
      <w:r w:rsidRPr="005735FD">
        <w:rPr>
          <w:b/>
          <w:bCs/>
        </w:rPr>
        <w:t>C0</w:t>
      </w:r>
      <w:r w:rsidRPr="005735FD">
        <w:t xml:space="preserve"> — 16/40 → </w:t>
      </w:r>
      <w:r w:rsidRPr="005735FD">
        <w:rPr>
          <w:b/>
          <w:bCs/>
        </w:rPr>
        <w:t>40%</w:t>
      </w:r>
      <w:r w:rsidRPr="005735FD">
        <w:t xml:space="preserve">. Objetivo &lt;10% → </w:t>
      </w:r>
      <w:r w:rsidRPr="005735FD">
        <w:rPr>
          <w:b/>
          <w:bCs/>
        </w:rPr>
        <w:t>rojo</w:t>
      </w:r>
      <w:r w:rsidRPr="005735FD">
        <w:t xml:space="preserve">. Carátula: </w:t>
      </w:r>
      <w:r w:rsidRPr="005735FD">
        <w:rPr>
          <w:b/>
          <w:bCs/>
        </w:rPr>
        <w:t>"Errores de incorporación — %"</w:t>
      </w:r>
      <w:r w:rsidRPr="005735FD">
        <w:t xml:space="preserve">. </w:t>
      </w:r>
      <w:r w:rsidRPr="005735FD">
        <w:rPr>
          <w:rFonts w:ascii="Segoe UI Emoji" w:hAnsi="Segoe UI Emoji" w:cs="Segoe UI Emoji"/>
        </w:rPr>
        <w:t>✅</w:t>
      </w:r>
    </w:p>
    <w:p w14:paraId="08F768A9" w14:textId="77777777" w:rsidR="005735FD" w:rsidRPr="005735FD" w:rsidRDefault="005735FD" w:rsidP="005735FD">
      <w:pPr>
        <w:numPr>
          <w:ilvl w:val="0"/>
          <w:numId w:val="40"/>
        </w:numPr>
      </w:pPr>
      <w:r w:rsidRPr="005735FD">
        <w:rPr>
          <w:b/>
          <w:bCs/>
        </w:rPr>
        <w:t>C1/C2</w:t>
      </w:r>
      <w:r w:rsidRPr="005735FD">
        <w:t xml:space="preserve"> — coherentes (nuevos tardan meses, mismos errores al principio, sin </w:t>
      </w:r>
      <w:proofErr w:type="spellStart"/>
      <w:r w:rsidRPr="005735FD">
        <w:t>onboarding</w:t>
      </w:r>
      <w:proofErr w:type="spellEnd"/>
      <w:r w:rsidRPr="005735FD">
        <w:t xml:space="preserve"> documentado / coste de reemplazo, conocimiento en una cabeza, nuevo tarda 3 meses). </w:t>
      </w:r>
      <w:r w:rsidRPr="005735FD">
        <w:rPr>
          <w:i/>
          <w:iCs/>
        </w:rPr>
        <w:t>Análisis de Riesgos</w:t>
      </w:r>
      <w:r w:rsidRPr="005735FD">
        <w:t xml:space="preserve">. </w:t>
      </w:r>
      <w:r w:rsidRPr="005735FD">
        <w:rPr>
          <w:rFonts w:ascii="Segoe UI Emoji" w:hAnsi="Segoe UI Emoji" w:cs="Segoe UI Emoji"/>
        </w:rPr>
        <w:t>✅</w:t>
      </w:r>
    </w:p>
    <w:p w14:paraId="1676CC1A" w14:textId="77777777" w:rsidR="005735FD" w:rsidRPr="005735FD" w:rsidRDefault="005735FD" w:rsidP="005735FD">
      <w:pPr>
        <w:numPr>
          <w:ilvl w:val="0"/>
          <w:numId w:val="40"/>
        </w:numPr>
      </w:pPr>
      <w:r w:rsidRPr="005735FD">
        <w:rPr>
          <w:b/>
          <w:bCs/>
        </w:rPr>
        <w:t>C3/C4</w:t>
      </w:r>
      <w:r w:rsidRPr="005735FD">
        <w:t xml:space="preserve"> — </w:t>
      </w:r>
      <w:r w:rsidRPr="005735FD">
        <w:rPr>
          <w:i/>
          <w:iCs/>
        </w:rPr>
        <w:t>5 Porqués</w:t>
      </w:r>
      <w:r w:rsidRPr="005735FD">
        <w:t xml:space="preserve"> → </w:t>
      </w:r>
      <w:r w:rsidRPr="005735FD">
        <w:rPr>
          <w:i/>
          <w:iCs/>
        </w:rPr>
        <w:t>Kaizen operativo</w:t>
      </w:r>
      <w:r w:rsidRPr="005735FD">
        <w:t xml:space="preserve">. </w:t>
      </w:r>
      <w:proofErr w:type="spellStart"/>
      <w:r w:rsidRPr="005735FD">
        <w:t>Cobrómetro</w:t>
      </w:r>
      <w:proofErr w:type="spellEnd"/>
      <w:r w:rsidRPr="005735FD">
        <w:t xml:space="preserve"> </w:t>
      </w:r>
      <w:r w:rsidRPr="005735FD">
        <w:rPr>
          <w:b/>
          <w:bCs/>
        </w:rPr>
        <w:t>"</w:t>
      </w:r>
      <w:proofErr w:type="spellStart"/>
      <w:r w:rsidRPr="005735FD">
        <w:rPr>
          <w:b/>
          <w:bCs/>
        </w:rPr>
        <w:t>Nº</w:t>
      </w:r>
      <w:proofErr w:type="spellEnd"/>
      <w:r w:rsidRPr="005735FD">
        <w:rPr>
          <w:b/>
          <w:bCs/>
        </w:rPr>
        <w:t xml:space="preserve"> de errores de arranque evitados"</w:t>
      </w:r>
      <w:r w:rsidRPr="005735FD">
        <w:t xml:space="preserve">. Marta documenta el </w:t>
      </w:r>
      <w:proofErr w:type="spellStart"/>
      <w:r w:rsidRPr="005735FD">
        <w:t>onboarding</w:t>
      </w:r>
      <w:proofErr w:type="spellEnd"/>
      <w:r w:rsidRPr="005735FD">
        <w:t xml:space="preserve"> → </w:t>
      </w:r>
      <w:r w:rsidRPr="005735FD">
        <w:rPr>
          <w:b/>
          <w:bCs/>
        </w:rPr>
        <w:t>−13</w:t>
      </w:r>
      <w:r w:rsidRPr="005735FD">
        <w:t xml:space="preserve">. </w:t>
      </w:r>
      <w:r w:rsidRPr="005735FD">
        <w:rPr>
          <w:rFonts w:ascii="Segoe UI Emoji" w:hAnsi="Segoe UI Emoji" w:cs="Segoe UI Emoji"/>
        </w:rPr>
        <w:t>✅</w:t>
      </w:r>
    </w:p>
    <w:p w14:paraId="6680B777" w14:textId="77777777" w:rsidR="005735FD" w:rsidRPr="005735FD" w:rsidRDefault="005735FD" w:rsidP="005735FD">
      <w:pPr>
        <w:numPr>
          <w:ilvl w:val="0"/>
          <w:numId w:val="40"/>
        </w:numPr>
      </w:pPr>
      <w:r w:rsidRPr="005735FD">
        <w:rPr>
          <w:b/>
          <w:bCs/>
        </w:rPr>
        <w:t>C6</w:t>
      </w:r>
      <w:r w:rsidRPr="005735FD">
        <w:t xml:space="preserve"> — conteo (menos es mejor): (16−</w:t>
      </w:r>
      <w:proofErr w:type="gramStart"/>
      <w:r w:rsidRPr="005735FD">
        <w:t>13)/</w:t>
      </w:r>
      <w:proofErr w:type="gramEnd"/>
      <w:r w:rsidRPr="005735FD">
        <w:t xml:space="preserve">40 = </w:t>
      </w:r>
      <w:r w:rsidRPr="005735FD">
        <w:rPr>
          <w:b/>
          <w:bCs/>
        </w:rPr>
        <w:t>7,5%</w:t>
      </w:r>
      <w:r w:rsidRPr="005735FD">
        <w:t xml:space="preserve">. </w:t>
      </w:r>
      <w:r w:rsidRPr="005735FD">
        <w:rPr>
          <w:b/>
          <w:bCs/>
        </w:rPr>
        <w:t>40% → 7,5% → Objetivo &lt;10%.</w:t>
      </w:r>
      <w:r w:rsidRPr="005735FD">
        <w:t xml:space="preserve"> </w:t>
      </w:r>
      <w:r w:rsidRPr="005735FD">
        <w:rPr>
          <w:rFonts w:ascii="Segoe UI Emoji" w:hAnsi="Segoe UI Emoji" w:cs="Segoe UI Emoji"/>
        </w:rPr>
        <w:t>✅</w:t>
      </w:r>
      <w:r w:rsidRPr="005735FD">
        <w:t xml:space="preserve"> Baja por debajo.</w:t>
      </w:r>
    </w:p>
    <w:p w14:paraId="730B4F02" w14:textId="77777777" w:rsidR="005735FD" w:rsidRPr="005735FD" w:rsidRDefault="005735FD" w:rsidP="005735FD">
      <w:r w:rsidRPr="005735FD">
        <w:rPr>
          <w:b/>
          <w:bCs/>
        </w:rPr>
        <w:t>Veredicto:</w:t>
      </w:r>
      <w:r w:rsidRPr="005735FD">
        <w:t xml:space="preserve"> </w:t>
      </w:r>
      <w:r w:rsidRPr="005735FD">
        <w:rPr>
          <w:rFonts w:ascii="Segoe UI Emoji" w:hAnsi="Segoe UI Emoji" w:cs="Segoe UI Emoji"/>
        </w:rPr>
        <w:t>🟢</w:t>
      </w:r>
      <w:r w:rsidRPr="005735FD">
        <w:t xml:space="preserve">. </w:t>
      </w:r>
      <w:r w:rsidRPr="005735FD">
        <w:rPr>
          <w:i/>
          <w:iCs/>
        </w:rPr>
        <w:t>(Detalle menor: la decisión aparece como "</w:t>
      </w:r>
      <w:proofErr w:type="spellStart"/>
      <w:r w:rsidRPr="005735FD">
        <w:rPr>
          <w:i/>
          <w:iCs/>
        </w:rPr>
        <w:t>Analisis</w:t>
      </w:r>
      <w:proofErr w:type="spellEnd"/>
      <w:r w:rsidRPr="005735FD">
        <w:rPr>
          <w:i/>
          <w:iCs/>
        </w:rPr>
        <w:t xml:space="preserve"> de riesgos" sin tilde — inconsistente con "Análisis de Riesgos" de otros; higiene de datos, no bug.)</w:t>
      </w:r>
    </w:p>
    <w:p w14:paraId="13E2E675" w14:textId="77777777" w:rsidR="005735FD" w:rsidRPr="005735FD" w:rsidRDefault="005735FD" w:rsidP="005735FD">
      <w:r w:rsidRPr="005735FD">
        <w:pict w14:anchorId="5378693D">
          <v:rect id="_x0000_i1203" style="width:0;height:1.5pt" o:hralign="center" o:hrstd="t" o:hr="t" fillcolor="#a0a0a0" stroked="f"/>
        </w:pict>
      </w:r>
    </w:p>
    <w:p w14:paraId="02AFCB2F" w14:textId="77777777" w:rsidR="005735FD" w:rsidRPr="005735FD" w:rsidRDefault="005735FD" w:rsidP="005735FD">
      <w:pPr>
        <w:rPr>
          <w:b/>
          <w:bCs/>
        </w:rPr>
      </w:pPr>
      <w:r w:rsidRPr="005735FD">
        <w:rPr>
          <w:rFonts w:ascii="Segoe UI Emoji" w:hAnsi="Segoe UI Emoji" w:cs="Segoe UI Emoji"/>
          <w:b/>
          <w:bCs/>
        </w:rPr>
        <w:t>🟢</w:t>
      </w:r>
      <w:r w:rsidRPr="005735FD">
        <w:rPr>
          <w:b/>
          <w:bCs/>
        </w:rPr>
        <w:t xml:space="preserve"> OPE-S2 · Dependencia Crítica — Listo para beta </w:t>
      </w:r>
      <w:r w:rsidRPr="005735FD">
        <w:rPr>
          <w:b/>
          <w:bCs/>
          <w:i/>
          <w:iCs/>
        </w:rPr>
        <w:t>(coherente tras el arreglo)</w:t>
      </w:r>
    </w:p>
    <w:p w14:paraId="2D1271CA" w14:textId="77777777" w:rsidR="005735FD" w:rsidRPr="005735FD" w:rsidRDefault="005735FD" w:rsidP="005735FD">
      <w:r w:rsidRPr="005735FD">
        <w:rPr>
          <w:b/>
          <w:bCs/>
        </w:rPr>
        <w:t>Perfil:</w:t>
      </w:r>
      <w:r w:rsidRPr="005735FD">
        <w:t xml:space="preserve"> </w:t>
      </w:r>
      <w:r w:rsidRPr="005735FD">
        <w:rPr>
          <w:i/>
          <w:iCs/>
        </w:rPr>
        <w:t>Roberto, taller de reparaciones (Bilbao), 22 días laborables. Opera 13 días sin intervenir → 59%. Plan PIE.</w:t>
      </w:r>
      <w:r w:rsidRPr="005735FD">
        <w:br/>
      </w:r>
      <w:r w:rsidRPr="005735FD">
        <w:rPr>
          <w:b/>
          <w:bCs/>
        </w:rPr>
        <w:t>Recuperación:</w:t>
      </w:r>
      <w:r w:rsidRPr="005735FD">
        <w:t xml:space="preserve"> Cubo (</w:t>
      </w:r>
      <w:proofErr w:type="spellStart"/>
      <w:r w:rsidRPr="005735FD">
        <w:t>ii</w:t>
      </w:r>
      <w:proofErr w:type="spellEnd"/>
      <w:r w:rsidRPr="005735FD">
        <w:t>) conteo — "días sin intervención ganados".</w:t>
      </w:r>
    </w:p>
    <w:p w14:paraId="37A41034" w14:textId="77777777" w:rsidR="005735FD" w:rsidRPr="005735FD" w:rsidRDefault="005735FD" w:rsidP="005735FD">
      <w:pPr>
        <w:numPr>
          <w:ilvl w:val="0"/>
          <w:numId w:val="41"/>
        </w:numPr>
      </w:pPr>
      <w:r w:rsidRPr="005735FD">
        <w:rPr>
          <w:b/>
          <w:bCs/>
        </w:rPr>
        <w:t>C0</w:t>
      </w:r>
      <w:r w:rsidRPr="005735FD">
        <w:t xml:space="preserve"> — 13/22 → </w:t>
      </w:r>
      <w:r w:rsidRPr="005735FD">
        <w:rPr>
          <w:b/>
          <w:bCs/>
        </w:rPr>
        <w:t>59%</w:t>
      </w:r>
      <w:r w:rsidRPr="005735FD">
        <w:t xml:space="preserve">. Objetivo &gt;85% → </w:t>
      </w:r>
      <w:r w:rsidRPr="005735FD">
        <w:rPr>
          <w:b/>
          <w:bCs/>
        </w:rPr>
        <w:t>rojo</w:t>
      </w:r>
      <w:r w:rsidRPr="005735FD">
        <w:t xml:space="preserve">. Carátula: </w:t>
      </w:r>
      <w:r w:rsidRPr="005735FD">
        <w:rPr>
          <w:b/>
          <w:bCs/>
        </w:rPr>
        <w:t>"Días sin depender de ti — %"</w:t>
      </w:r>
      <w:r w:rsidRPr="005735FD">
        <w:t xml:space="preserve">. La pregunta ahora pide </w:t>
      </w:r>
      <w:r w:rsidRPr="005735FD">
        <w:rPr>
          <w:i/>
          <w:iCs/>
        </w:rPr>
        <w:t>"cuántos días operas sin intervenir"</w:t>
      </w:r>
      <w:r w:rsidRPr="005735FD">
        <w:t xml:space="preserve"> — coincide con los datos y el objetivo (antes se contradecían). </w:t>
      </w:r>
      <w:r w:rsidRPr="005735FD">
        <w:rPr>
          <w:rFonts w:ascii="Segoe UI Emoji" w:hAnsi="Segoe UI Emoji" w:cs="Segoe UI Emoji"/>
        </w:rPr>
        <w:t>✅</w:t>
      </w:r>
    </w:p>
    <w:p w14:paraId="2C0E5FC0" w14:textId="77777777" w:rsidR="005735FD" w:rsidRPr="005735FD" w:rsidRDefault="005735FD" w:rsidP="005735FD">
      <w:pPr>
        <w:numPr>
          <w:ilvl w:val="0"/>
          <w:numId w:val="41"/>
        </w:numPr>
      </w:pPr>
      <w:r w:rsidRPr="005735FD">
        <w:rPr>
          <w:b/>
          <w:bCs/>
        </w:rPr>
        <w:t>C1/C2</w:t>
      </w:r>
      <w:r w:rsidRPr="005735FD">
        <w:t xml:space="preserve"> — coherentes (si no estoy la empresa se para, demasiadas decisiones dependen de mí / establecer zonas de autoridad, documentar conocimiento tácito, delegar). </w:t>
      </w:r>
      <w:r w:rsidRPr="005735FD">
        <w:rPr>
          <w:i/>
          <w:iCs/>
        </w:rPr>
        <w:t>Árbol de Decisiones</w:t>
      </w:r>
      <w:r w:rsidRPr="005735FD">
        <w:t xml:space="preserve">. </w:t>
      </w:r>
      <w:r w:rsidRPr="005735FD">
        <w:rPr>
          <w:rFonts w:ascii="Segoe UI Emoji" w:hAnsi="Segoe UI Emoji" w:cs="Segoe UI Emoji"/>
        </w:rPr>
        <w:t>✅</w:t>
      </w:r>
    </w:p>
    <w:p w14:paraId="3E7C1FD1" w14:textId="77777777" w:rsidR="005735FD" w:rsidRPr="005735FD" w:rsidRDefault="005735FD" w:rsidP="005735FD">
      <w:pPr>
        <w:numPr>
          <w:ilvl w:val="0"/>
          <w:numId w:val="41"/>
        </w:numPr>
      </w:pPr>
      <w:r w:rsidRPr="005735FD">
        <w:rPr>
          <w:b/>
          <w:bCs/>
        </w:rPr>
        <w:t>C3/C4</w:t>
      </w:r>
      <w:r w:rsidRPr="005735FD">
        <w:t xml:space="preserve"> — </w:t>
      </w:r>
      <w:r w:rsidRPr="005735FD">
        <w:rPr>
          <w:i/>
          <w:iCs/>
        </w:rPr>
        <w:t>SIPOC de roles</w:t>
      </w:r>
      <w:r w:rsidRPr="005735FD">
        <w:t xml:space="preserve"> → </w:t>
      </w:r>
      <w:r w:rsidRPr="005735FD">
        <w:rPr>
          <w:i/>
          <w:iCs/>
        </w:rPr>
        <w:t>Redistribución de autoridad</w:t>
      </w:r>
      <w:r w:rsidRPr="005735FD">
        <w:t xml:space="preserve">. </w:t>
      </w:r>
      <w:proofErr w:type="spellStart"/>
      <w:r w:rsidRPr="005735FD">
        <w:t>Cobrómetro</w:t>
      </w:r>
      <w:proofErr w:type="spellEnd"/>
      <w:r w:rsidRPr="005735FD">
        <w:t xml:space="preserve"> </w:t>
      </w:r>
      <w:r w:rsidRPr="005735FD">
        <w:rPr>
          <w:b/>
          <w:bCs/>
        </w:rPr>
        <w:t>"</w:t>
      </w:r>
      <w:proofErr w:type="spellStart"/>
      <w:r w:rsidRPr="005735FD">
        <w:rPr>
          <w:b/>
          <w:bCs/>
        </w:rPr>
        <w:t>Nº</w:t>
      </w:r>
      <w:proofErr w:type="spellEnd"/>
      <w:r w:rsidRPr="005735FD">
        <w:rPr>
          <w:b/>
          <w:bCs/>
        </w:rPr>
        <w:t xml:space="preserve"> de días sin intervención ganados"</w:t>
      </w:r>
      <w:r w:rsidRPr="005735FD">
        <w:t xml:space="preserve">. Roberto delega zonas de decisión → </w:t>
      </w:r>
      <w:r w:rsidRPr="005735FD">
        <w:rPr>
          <w:b/>
          <w:bCs/>
        </w:rPr>
        <w:t>+6</w:t>
      </w:r>
      <w:r w:rsidRPr="005735FD">
        <w:t xml:space="preserve">. </w:t>
      </w:r>
      <w:r w:rsidRPr="005735FD">
        <w:rPr>
          <w:rFonts w:ascii="Segoe UI Emoji" w:hAnsi="Segoe UI Emoji" w:cs="Segoe UI Emoji"/>
        </w:rPr>
        <w:t>✅</w:t>
      </w:r>
    </w:p>
    <w:p w14:paraId="3ADD7150" w14:textId="77777777" w:rsidR="005735FD" w:rsidRPr="005735FD" w:rsidRDefault="005735FD" w:rsidP="005735FD">
      <w:pPr>
        <w:numPr>
          <w:ilvl w:val="0"/>
          <w:numId w:val="41"/>
        </w:numPr>
      </w:pPr>
      <w:r w:rsidRPr="005735FD">
        <w:rPr>
          <w:b/>
          <w:bCs/>
        </w:rPr>
        <w:lastRenderedPageBreak/>
        <w:t>C6</w:t>
      </w:r>
      <w:r w:rsidRPr="005735FD">
        <w:t xml:space="preserve"> — conteo: (13+</w:t>
      </w:r>
      <w:proofErr w:type="gramStart"/>
      <w:r w:rsidRPr="005735FD">
        <w:t>6)/</w:t>
      </w:r>
      <w:proofErr w:type="gramEnd"/>
      <w:r w:rsidRPr="005735FD">
        <w:t xml:space="preserve">22 = </w:t>
      </w:r>
      <w:r w:rsidRPr="005735FD">
        <w:rPr>
          <w:b/>
          <w:bCs/>
        </w:rPr>
        <w:t>86%</w:t>
      </w:r>
      <w:r w:rsidRPr="005735FD">
        <w:t xml:space="preserve">. </w:t>
      </w:r>
      <w:r w:rsidRPr="005735FD">
        <w:rPr>
          <w:b/>
          <w:bCs/>
        </w:rPr>
        <w:t>59% → 86% → Objetivo &gt;85%.</w:t>
      </w:r>
      <w:r w:rsidRPr="005735FD">
        <w:t xml:space="preserve"> </w:t>
      </w:r>
      <w:r w:rsidRPr="005735FD">
        <w:rPr>
          <w:rFonts w:ascii="Segoe UI Emoji" w:hAnsi="Segoe UI Emoji" w:cs="Segoe UI Emoji"/>
        </w:rPr>
        <w:t>✅</w:t>
      </w:r>
      <w:r w:rsidRPr="005735FD">
        <w:t xml:space="preserve"> Supera.</w:t>
      </w:r>
    </w:p>
    <w:p w14:paraId="5C50E27A" w14:textId="77777777" w:rsidR="005735FD" w:rsidRPr="005735FD" w:rsidRDefault="005735FD" w:rsidP="005735FD">
      <w:r w:rsidRPr="005735FD">
        <w:rPr>
          <w:b/>
          <w:bCs/>
        </w:rPr>
        <w:t>Veredicto:</w:t>
      </w:r>
      <w:r w:rsidRPr="005735FD">
        <w:t xml:space="preserve"> </w:t>
      </w:r>
      <w:r w:rsidRPr="005735FD">
        <w:rPr>
          <w:rFonts w:ascii="Segoe UI Emoji" w:hAnsi="Segoe UI Emoji" w:cs="Segoe UI Emoji"/>
        </w:rPr>
        <w:t>🟢</w:t>
      </w:r>
      <w:r w:rsidRPr="005735FD">
        <w:t>.</w:t>
      </w:r>
    </w:p>
    <w:p w14:paraId="260D490D" w14:textId="77777777" w:rsidR="005735FD" w:rsidRPr="005735FD" w:rsidRDefault="005735FD" w:rsidP="005735FD">
      <w:r w:rsidRPr="005735FD">
        <w:pict w14:anchorId="4D6A2732">
          <v:rect id="_x0000_i1204" style="width:0;height:1.5pt" o:hralign="center" o:hrstd="t" o:hr="t" fillcolor="#a0a0a0" stroked="f"/>
        </w:pict>
      </w:r>
    </w:p>
    <w:p w14:paraId="66B82C52" w14:textId="77777777" w:rsidR="005735FD" w:rsidRPr="005735FD" w:rsidRDefault="005735FD" w:rsidP="005735FD">
      <w:pPr>
        <w:rPr>
          <w:b/>
          <w:bCs/>
        </w:rPr>
      </w:pPr>
      <w:r w:rsidRPr="005735FD">
        <w:rPr>
          <w:rFonts w:ascii="Segoe UI Emoji" w:hAnsi="Segoe UI Emoji" w:cs="Segoe UI Emoji"/>
          <w:b/>
          <w:bCs/>
        </w:rPr>
        <w:t>🟢</w:t>
      </w:r>
      <w:r w:rsidRPr="005735FD">
        <w:rPr>
          <w:b/>
          <w:bCs/>
        </w:rPr>
        <w:t xml:space="preserve"> OPE-S3 · Ritmo Operativo Irregular — Listo para beta </w:t>
      </w:r>
      <w:r w:rsidRPr="005735FD">
        <w:rPr>
          <w:b/>
          <w:bCs/>
          <w:i/>
          <w:iCs/>
        </w:rPr>
        <w:t>(conteo)</w:t>
      </w:r>
    </w:p>
    <w:p w14:paraId="42893342" w14:textId="77777777" w:rsidR="005735FD" w:rsidRPr="005735FD" w:rsidRDefault="005735FD" w:rsidP="005735FD">
      <w:r w:rsidRPr="005735FD">
        <w:rPr>
          <w:b/>
          <w:bCs/>
        </w:rPr>
        <w:t>Perfil:</w:t>
      </w:r>
      <w:r w:rsidRPr="005735FD">
        <w:t xml:space="preserve"> </w:t>
      </w:r>
      <w:r w:rsidRPr="005735FD">
        <w:rPr>
          <w:i/>
          <w:iCs/>
        </w:rPr>
        <w:t>Elena, imprenta digital (Sevilla). De 120 entregas, 84 a plazo → 70%. Plan PIE.</w:t>
      </w:r>
      <w:r w:rsidRPr="005735FD">
        <w:br/>
      </w:r>
      <w:r w:rsidRPr="005735FD">
        <w:rPr>
          <w:b/>
          <w:bCs/>
        </w:rPr>
        <w:t>Recuperación:</w:t>
      </w:r>
      <w:r w:rsidRPr="005735FD">
        <w:t xml:space="preserve"> Cubo (</w:t>
      </w:r>
      <w:proofErr w:type="spellStart"/>
      <w:r w:rsidRPr="005735FD">
        <w:t>ii</w:t>
      </w:r>
      <w:proofErr w:type="spellEnd"/>
      <w:r w:rsidRPr="005735FD">
        <w:t>) conteo — "entregas a plazo recuperadas".</w:t>
      </w:r>
    </w:p>
    <w:p w14:paraId="24805347" w14:textId="77777777" w:rsidR="005735FD" w:rsidRPr="005735FD" w:rsidRDefault="005735FD" w:rsidP="005735FD">
      <w:pPr>
        <w:numPr>
          <w:ilvl w:val="0"/>
          <w:numId w:val="42"/>
        </w:numPr>
      </w:pPr>
      <w:r w:rsidRPr="005735FD">
        <w:rPr>
          <w:b/>
          <w:bCs/>
        </w:rPr>
        <w:t>C0</w:t>
      </w:r>
      <w:r w:rsidRPr="005735FD">
        <w:t xml:space="preserve"> — 84/120 → </w:t>
      </w:r>
      <w:r w:rsidRPr="005735FD">
        <w:rPr>
          <w:b/>
          <w:bCs/>
        </w:rPr>
        <w:t>70%</w:t>
      </w:r>
      <w:r w:rsidRPr="005735FD">
        <w:t xml:space="preserve">. Objetivo &gt;85% → </w:t>
      </w:r>
      <w:r w:rsidRPr="005735FD">
        <w:rPr>
          <w:b/>
          <w:bCs/>
        </w:rPr>
        <w:t>rojo</w:t>
      </w:r>
      <w:r w:rsidRPr="005735FD">
        <w:t xml:space="preserve">. Carátula: </w:t>
      </w:r>
      <w:r w:rsidRPr="005735FD">
        <w:rPr>
          <w:b/>
          <w:bCs/>
        </w:rPr>
        <w:t>"Entregas a plazo — %"</w:t>
      </w:r>
      <w:r w:rsidRPr="005735FD">
        <w:t xml:space="preserve">. </w:t>
      </w:r>
      <w:r w:rsidRPr="005735FD">
        <w:rPr>
          <w:rFonts w:ascii="Segoe UI Emoji" w:hAnsi="Segoe UI Emoji" w:cs="Segoe UI Emoji"/>
        </w:rPr>
        <w:t>✅</w:t>
      </w:r>
    </w:p>
    <w:p w14:paraId="6A079EA3" w14:textId="77777777" w:rsidR="005735FD" w:rsidRPr="005735FD" w:rsidRDefault="005735FD" w:rsidP="005735FD">
      <w:pPr>
        <w:numPr>
          <w:ilvl w:val="0"/>
          <w:numId w:val="42"/>
        </w:numPr>
      </w:pPr>
      <w:r w:rsidRPr="005735FD">
        <w:rPr>
          <w:b/>
          <w:bCs/>
        </w:rPr>
        <w:t>C1/C2</w:t>
      </w:r>
      <w:r w:rsidRPr="005735FD">
        <w:t xml:space="preserve"> — coherentes (semanas de colapso y semanas muertas, urgencias que rompen la planificación, apagar fuegos / variabilidad de carga, picos de entrega, cuello de botella). </w:t>
      </w:r>
      <w:r w:rsidRPr="005735FD">
        <w:rPr>
          <w:i/>
          <w:iCs/>
        </w:rPr>
        <w:t>Análisis de capacidad y carga</w:t>
      </w:r>
      <w:r w:rsidRPr="005735FD">
        <w:t xml:space="preserve">. </w:t>
      </w:r>
      <w:r w:rsidRPr="005735FD">
        <w:rPr>
          <w:rFonts w:ascii="Segoe UI Emoji" w:hAnsi="Segoe UI Emoji" w:cs="Segoe UI Emoji"/>
        </w:rPr>
        <w:t>✅</w:t>
      </w:r>
    </w:p>
    <w:p w14:paraId="415DB6DF" w14:textId="77777777" w:rsidR="005735FD" w:rsidRPr="005735FD" w:rsidRDefault="005735FD" w:rsidP="005735FD">
      <w:pPr>
        <w:numPr>
          <w:ilvl w:val="0"/>
          <w:numId w:val="42"/>
        </w:numPr>
      </w:pPr>
      <w:r w:rsidRPr="005735FD">
        <w:rPr>
          <w:b/>
          <w:bCs/>
        </w:rPr>
        <w:t>C3/C4</w:t>
      </w:r>
      <w:r w:rsidRPr="005735FD">
        <w:t xml:space="preserve"> — </w:t>
      </w:r>
      <w:r w:rsidRPr="005735FD">
        <w:rPr>
          <w:i/>
          <w:iCs/>
        </w:rPr>
        <w:t>VSM de flujo operativo</w:t>
      </w:r>
      <w:r w:rsidRPr="005735FD">
        <w:t xml:space="preserve"> → </w:t>
      </w:r>
      <w:r w:rsidRPr="005735FD">
        <w:rPr>
          <w:i/>
          <w:iCs/>
        </w:rPr>
        <w:t>Nivelación de carga (</w:t>
      </w:r>
      <w:proofErr w:type="spellStart"/>
      <w:r w:rsidRPr="005735FD">
        <w:rPr>
          <w:i/>
          <w:iCs/>
        </w:rPr>
        <w:t>Heijunka</w:t>
      </w:r>
      <w:proofErr w:type="spellEnd"/>
      <w:r w:rsidRPr="005735FD">
        <w:rPr>
          <w:i/>
          <w:iCs/>
        </w:rPr>
        <w:t>)</w:t>
      </w:r>
      <w:r w:rsidRPr="005735FD">
        <w:t xml:space="preserve">. </w:t>
      </w:r>
      <w:proofErr w:type="spellStart"/>
      <w:r w:rsidRPr="005735FD">
        <w:t>Cobrómetro</w:t>
      </w:r>
      <w:proofErr w:type="spellEnd"/>
      <w:r w:rsidRPr="005735FD">
        <w:t xml:space="preserve"> </w:t>
      </w:r>
      <w:r w:rsidRPr="005735FD">
        <w:rPr>
          <w:b/>
          <w:bCs/>
        </w:rPr>
        <w:t>"</w:t>
      </w:r>
      <w:proofErr w:type="spellStart"/>
      <w:r w:rsidRPr="005735FD">
        <w:rPr>
          <w:b/>
          <w:bCs/>
        </w:rPr>
        <w:t>Nº</w:t>
      </w:r>
      <w:proofErr w:type="spellEnd"/>
      <w:r w:rsidRPr="005735FD">
        <w:rPr>
          <w:b/>
          <w:bCs/>
        </w:rPr>
        <w:t xml:space="preserve"> de entregas a plazo recuperadas"</w:t>
      </w:r>
      <w:r w:rsidRPr="005735FD">
        <w:t xml:space="preserve">. Elena nivela la carga → </w:t>
      </w:r>
      <w:r w:rsidRPr="005735FD">
        <w:rPr>
          <w:b/>
          <w:bCs/>
        </w:rPr>
        <w:t>+20</w:t>
      </w:r>
      <w:r w:rsidRPr="005735FD">
        <w:t xml:space="preserve">. </w:t>
      </w:r>
      <w:r w:rsidRPr="005735FD">
        <w:rPr>
          <w:rFonts w:ascii="Segoe UI Emoji" w:hAnsi="Segoe UI Emoji" w:cs="Segoe UI Emoji"/>
        </w:rPr>
        <w:t>✅</w:t>
      </w:r>
    </w:p>
    <w:p w14:paraId="433D52D1" w14:textId="77777777" w:rsidR="005735FD" w:rsidRPr="005735FD" w:rsidRDefault="005735FD" w:rsidP="005735FD">
      <w:pPr>
        <w:numPr>
          <w:ilvl w:val="0"/>
          <w:numId w:val="42"/>
        </w:numPr>
      </w:pPr>
      <w:r w:rsidRPr="005735FD">
        <w:rPr>
          <w:b/>
          <w:bCs/>
        </w:rPr>
        <w:t>C6</w:t>
      </w:r>
      <w:r w:rsidRPr="005735FD">
        <w:t xml:space="preserve"> — conteo: (84+</w:t>
      </w:r>
      <w:proofErr w:type="gramStart"/>
      <w:r w:rsidRPr="005735FD">
        <w:t>20)/</w:t>
      </w:r>
      <w:proofErr w:type="gramEnd"/>
      <w:r w:rsidRPr="005735FD">
        <w:t xml:space="preserve">120 = </w:t>
      </w:r>
      <w:r w:rsidRPr="005735FD">
        <w:rPr>
          <w:b/>
          <w:bCs/>
        </w:rPr>
        <w:t>86,7%</w:t>
      </w:r>
      <w:r w:rsidRPr="005735FD">
        <w:t xml:space="preserve">. </w:t>
      </w:r>
      <w:r w:rsidRPr="005735FD">
        <w:rPr>
          <w:b/>
          <w:bCs/>
        </w:rPr>
        <w:t>70% → 86,7% → Objetivo &gt;85%.</w:t>
      </w:r>
      <w:r w:rsidRPr="005735FD">
        <w:t xml:space="preserve"> </w:t>
      </w:r>
      <w:r w:rsidRPr="005735FD">
        <w:rPr>
          <w:rFonts w:ascii="Segoe UI Emoji" w:hAnsi="Segoe UI Emoji" w:cs="Segoe UI Emoji"/>
        </w:rPr>
        <w:t>✅</w:t>
      </w:r>
      <w:r w:rsidRPr="005735FD">
        <w:t xml:space="preserve"> Supera.</w:t>
      </w:r>
    </w:p>
    <w:p w14:paraId="229EF28C" w14:textId="77777777" w:rsidR="005735FD" w:rsidRPr="005735FD" w:rsidRDefault="005735FD" w:rsidP="005735FD">
      <w:r w:rsidRPr="005735FD">
        <w:rPr>
          <w:b/>
          <w:bCs/>
        </w:rPr>
        <w:t>Veredicto:</w:t>
      </w:r>
      <w:r w:rsidRPr="005735FD">
        <w:t xml:space="preserve"> </w:t>
      </w:r>
      <w:r w:rsidRPr="005735FD">
        <w:rPr>
          <w:rFonts w:ascii="Segoe UI Emoji" w:hAnsi="Segoe UI Emoji" w:cs="Segoe UI Emoji"/>
        </w:rPr>
        <w:t>🟢</w:t>
      </w:r>
      <w:r w:rsidRPr="005735FD">
        <w:t>.</w:t>
      </w:r>
    </w:p>
    <w:p w14:paraId="46CB9770" w14:textId="77777777" w:rsidR="005735FD" w:rsidRPr="005735FD" w:rsidRDefault="005735FD" w:rsidP="005735FD">
      <w:r w:rsidRPr="005735FD">
        <w:pict w14:anchorId="7C6E816D">
          <v:rect id="_x0000_i1205" style="width:0;height:1.5pt" o:hralign="center" o:hrstd="t" o:hr="t" fillcolor="#a0a0a0" stroked="f"/>
        </w:pict>
      </w:r>
    </w:p>
    <w:p w14:paraId="0B7D6E78" w14:textId="77777777" w:rsidR="005735FD" w:rsidRPr="005735FD" w:rsidRDefault="005735FD" w:rsidP="005735FD">
      <w:pPr>
        <w:rPr>
          <w:b/>
          <w:bCs/>
        </w:rPr>
      </w:pPr>
      <w:r w:rsidRPr="005735FD">
        <w:rPr>
          <w:rFonts w:ascii="Segoe UI Emoji" w:hAnsi="Segoe UI Emoji" w:cs="Segoe UI Emoji"/>
          <w:b/>
          <w:bCs/>
        </w:rPr>
        <w:t>🎉</w:t>
      </w:r>
      <w:r w:rsidRPr="005735FD">
        <w:rPr>
          <w:b/>
          <w:bCs/>
        </w:rPr>
        <w:t xml:space="preserve"> Excelencia Operativa: los 3 en verde </w:t>
      </w:r>
      <w:r w:rsidRPr="005735FD">
        <w:rPr>
          <w:rFonts w:ascii="Segoe UI Emoji" w:hAnsi="Segoe UI Emoji" w:cs="Segoe UI Emoji"/>
          <w:b/>
          <w:bCs/>
        </w:rPr>
        <w:t>🟢</w:t>
      </w:r>
      <w:r w:rsidRPr="005735FD">
        <w:rPr>
          <w:b/>
          <w:bCs/>
        </w:rPr>
        <w:t xml:space="preserve"> — y con esto, LOS 30 SÍNTOMAS AUDITADOS EN VIVO, TODOS </w:t>
      </w:r>
      <w:r w:rsidRPr="005735FD">
        <w:rPr>
          <w:rFonts w:ascii="Segoe UI Emoji" w:hAnsi="Segoe UI Emoji" w:cs="Segoe UI Emoji"/>
          <w:b/>
          <w:bCs/>
        </w:rPr>
        <w:t>🟢</w:t>
      </w:r>
    </w:p>
    <w:p w14:paraId="6603AFB5" w14:textId="77777777" w:rsidR="005735FD" w:rsidRPr="005735FD" w:rsidRDefault="005735FD" w:rsidP="005735FD">
      <w:r w:rsidRPr="005735FD">
        <w:t xml:space="preserve">Has recorrido con la </w:t>
      </w:r>
      <w:proofErr w:type="spellStart"/>
      <w:r w:rsidRPr="005735FD">
        <w:t>skill</w:t>
      </w:r>
      <w:proofErr w:type="spellEnd"/>
      <w:r w:rsidRPr="005735FD">
        <w:t xml:space="preserve"> el catálogo completo (10 especialidades × 3). Balance de lo que la </w:t>
      </w:r>
      <w:proofErr w:type="spellStart"/>
      <w:r w:rsidRPr="005735FD">
        <w:t>skill</w:t>
      </w:r>
      <w:proofErr w:type="spellEnd"/>
      <w:r w:rsidRPr="005735FD">
        <w:t xml:space="preserve"> destapó y arreglamos por el camino:</w:t>
      </w:r>
    </w:p>
    <w:p w14:paraId="3678A2D9" w14:textId="77777777" w:rsidR="005735FD" w:rsidRPr="005735FD" w:rsidRDefault="005735FD" w:rsidP="005735FD">
      <w:pPr>
        <w:numPr>
          <w:ilvl w:val="0"/>
          <w:numId w:val="43"/>
        </w:numPr>
      </w:pPr>
      <w:r w:rsidRPr="005735FD">
        <w:t>Bug bloqueante de C2 (array/</w:t>
      </w:r>
      <w:proofErr w:type="spellStart"/>
      <w:r w:rsidRPr="005735FD">
        <w:t>string</w:t>
      </w:r>
      <w:proofErr w:type="spellEnd"/>
      <w:r w:rsidRPr="005735FD">
        <w:t xml:space="preserve">) → arreglado </w:t>
      </w:r>
      <w:proofErr w:type="spellStart"/>
      <w:r w:rsidRPr="005735FD">
        <w:t>frontend</w:t>
      </w:r>
      <w:proofErr w:type="spellEnd"/>
      <w:r w:rsidRPr="005735FD">
        <w:t xml:space="preserve"> + datos.</w:t>
      </w:r>
    </w:p>
    <w:p w14:paraId="4D0C2E7B" w14:textId="77777777" w:rsidR="005735FD" w:rsidRPr="005735FD" w:rsidRDefault="005735FD" w:rsidP="005735FD">
      <w:pPr>
        <w:numPr>
          <w:ilvl w:val="0"/>
          <w:numId w:val="43"/>
        </w:numPr>
      </w:pPr>
      <w:r w:rsidRPr="005735FD">
        <w:t xml:space="preserve">Motor de C6 con 3 modos (financiero/conteo/estructural) + </w:t>
      </w:r>
      <w:proofErr w:type="spellStart"/>
      <w:r w:rsidRPr="005735FD">
        <w:t>re-medición</w:t>
      </w:r>
      <w:proofErr w:type="spellEnd"/>
      <w:r w:rsidRPr="005735FD">
        <w:t xml:space="preserve"> para estructurales.</w:t>
      </w:r>
    </w:p>
    <w:p w14:paraId="676001BE" w14:textId="77777777" w:rsidR="005735FD" w:rsidRPr="005735FD" w:rsidRDefault="005735FD" w:rsidP="005735FD">
      <w:pPr>
        <w:numPr>
          <w:ilvl w:val="0"/>
          <w:numId w:val="43"/>
        </w:numPr>
      </w:pPr>
      <w:r w:rsidRPr="005735FD">
        <w:t>Carátula propia de C6 en los 30.</w:t>
      </w:r>
    </w:p>
    <w:p w14:paraId="692FC6CA" w14:textId="77777777" w:rsidR="005735FD" w:rsidRPr="005735FD" w:rsidRDefault="005735FD" w:rsidP="005735FD">
      <w:pPr>
        <w:numPr>
          <w:ilvl w:val="0"/>
          <w:numId w:val="43"/>
        </w:numPr>
      </w:pPr>
      <w:r w:rsidRPr="005735FD">
        <w:t xml:space="preserve">~110 justificaciones limpiadas + </w:t>
      </w:r>
      <w:proofErr w:type="spellStart"/>
      <w:r w:rsidRPr="005735FD">
        <w:t>re-barrido</w:t>
      </w:r>
      <w:proofErr w:type="spellEnd"/>
      <w:r w:rsidRPr="005735FD">
        <w:t xml:space="preserve"> con subagente.</w:t>
      </w:r>
    </w:p>
    <w:p w14:paraId="68EA1B62" w14:textId="77777777" w:rsidR="005735FD" w:rsidRPr="005735FD" w:rsidRDefault="005735FD" w:rsidP="005735FD">
      <w:pPr>
        <w:numPr>
          <w:ilvl w:val="0"/>
          <w:numId w:val="43"/>
        </w:numPr>
      </w:pPr>
      <w:r w:rsidRPr="005735FD">
        <w:t>Rediseños de KPI a positivo (TER-S1 WOW, TER-S2 repetición).</w:t>
      </w:r>
    </w:p>
    <w:p w14:paraId="78295CEF" w14:textId="77777777" w:rsidR="005735FD" w:rsidRPr="005735FD" w:rsidRDefault="005735FD" w:rsidP="005735FD">
      <w:pPr>
        <w:numPr>
          <w:ilvl w:val="0"/>
          <w:numId w:val="43"/>
        </w:numPr>
      </w:pPr>
      <w:r w:rsidRPr="005735FD">
        <w:t>Contradicción de datos de OPE-S2 y contaminación de RES-S3, resueltas.</w:t>
      </w:r>
    </w:p>
    <w:p w14:paraId="0DB1B1BB" w14:textId="5B3C3048" w:rsidR="0096336B" w:rsidRPr="00023819" w:rsidRDefault="0096336B" w:rsidP="00023819"/>
    <w:sectPr w:rsidR="0096336B" w:rsidRPr="000238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069"/>
    <w:multiLevelType w:val="multilevel"/>
    <w:tmpl w:val="DE30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65F21"/>
    <w:multiLevelType w:val="multilevel"/>
    <w:tmpl w:val="960A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47585"/>
    <w:multiLevelType w:val="multilevel"/>
    <w:tmpl w:val="6B00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471BE"/>
    <w:multiLevelType w:val="multilevel"/>
    <w:tmpl w:val="B2609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B38A6"/>
    <w:multiLevelType w:val="multilevel"/>
    <w:tmpl w:val="EA0A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A22A68"/>
    <w:multiLevelType w:val="multilevel"/>
    <w:tmpl w:val="304E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970D4"/>
    <w:multiLevelType w:val="multilevel"/>
    <w:tmpl w:val="8A62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D1F0E"/>
    <w:multiLevelType w:val="multilevel"/>
    <w:tmpl w:val="2C94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A1A13"/>
    <w:multiLevelType w:val="multilevel"/>
    <w:tmpl w:val="F82C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34B3E"/>
    <w:multiLevelType w:val="multilevel"/>
    <w:tmpl w:val="9E74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511AFD"/>
    <w:multiLevelType w:val="multilevel"/>
    <w:tmpl w:val="4480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D55D8E"/>
    <w:multiLevelType w:val="multilevel"/>
    <w:tmpl w:val="C384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B0E2D"/>
    <w:multiLevelType w:val="multilevel"/>
    <w:tmpl w:val="2D8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109DE"/>
    <w:multiLevelType w:val="multilevel"/>
    <w:tmpl w:val="6906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474CBE"/>
    <w:multiLevelType w:val="multilevel"/>
    <w:tmpl w:val="998A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720C3"/>
    <w:multiLevelType w:val="multilevel"/>
    <w:tmpl w:val="12E8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9745D"/>
    <w:multiLevelType w:val="multilevel"/>
    <w:tmpl w:val="D1AC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01FFF"/>
    <w:multiLevelType w:val="multilevel"/>
    <w:tmpl w:val="7B60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F235B"/>
    <w:multiLevelType w:val="multilevel"/>
    <w:tmpl w:val="316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70662C"/>
    <w:multiLevelType w:val="multilevel"/>
    <w:tmpl w:val="E9F6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BE0AFA"/>
    <w:multiLevelType w:val="multilevel"/>
    <w:tmpl w:val="9C74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E84886"/>
    <w:multiLevelType w:val="multilevel"/>
    <w:tmpl w:val="EC7E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DE2A14"/>
    <w:multiLevelType w:val="multilevel"/>
    <w:tmpl w:val="DD8E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1141C4"/>
    <w:multiLevelType w:val="multilevel"/>
    <w:tmpl w:val="89A0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267D20"/>
    <w:multiLevelType w:val="multilevel"/>
    <w:tmpl w:val="0016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62EC3"/>
    <w:multiLevelType w:val="multilevel"/>
    <w:tmpl w:val="4E94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60C81"/>
    <w:multiLevelType w:val="multilevel"/>
    <w:tmpl w:val="E0D0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9530EF"/>
    <w:multiLevelType w:val="multilevel"/>
    <w:tmpl w:val="FE6AF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FA002D"/>
    <w:multiLevelType w:val="multilevel"/>
    <w:tmpl w:val="D9DE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6A12C8"/>
    <w:multiLevelType w:val="multilevel"/>
    <w:tmpl w:val="73C0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747B8B"/>
    <w:multiLevelType w:val="multilevel"/>
    <w:tmpl w:val="A986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0D44EA"/>
    <w:multiLevelType w:val="multilevel"/>
    <w:tmpl w:val="2BE0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1B6F99"/>
    <w:multiLevelType w:val="multilevel"/>
    <w:tmpl w:val="2AE8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E95E9A"/>
    <w:multiLevelType w:val="multilevel"/>
    <w:tmpl w:val="14B4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9B1ABA"/>
    <w:multiLevelType w:val="multilevel"/>
    <w:tmpl w:val="EB02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9E7A72"/>
    <w:multiLevelType w:val="multilevel"/>
    <w:tmpl w:val="5BBE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140DF6"/>
    <w:multiLevelType w:val="multilevel"/>
    <w:tmpl w:val="B0E0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603CDF"/>
    <w:multiLevelType w:val="multilevel"/>
    <w:tmpl w:val="CA8E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750293"/>
    <w:multiLevelType w:val="multilevel"/>
    <w:tmpl w:val="D6D0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702DB6"/>
    <w:multiLevelType w:val="multilevel"/>
    <w:tmpl w:val="ACE2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D1826"/>
    <w:multiLevelType w:val="multilevel"/>
    <w:tmpl w:val="1EC2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B80312E"/>
    <w:multiLevelType w:val="multilevel"/>
    <w:tmpl w:val="FC16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6236DC"/>
    <w:multiLevelType w:val="multilevel"/>
    <w:tmpl w:val="86A6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14447">
    <w:abstractNumId w:val="39"/>
  </w:num>
  <w:num w:numId="2" w16cid:durableId="713894614">
    <w:abstractNumId w:val="5"/>
  </w:num>
  <w:num w:numId="3" w16cid:durableId="668291869">
    <w:abstractNumId w:val="22"/>
  </w:num>
  <w:num w:numId="4" w16cid:durableId="1458142364">
    <w:abstractNumId w:val="24"/>
  </w:num>
  <w:num w:numId="5" w16cid:durableId="1135636928">
    <w:abstractNumId w:val="20"/>
  </w:num>
  <w:num w:numId="6" w16cid:durableId="1371686470">
    <w:abstractNumId w:val="26"/>
  </w:num>
  <w:num w:numId="7" w16cid:durableId="1065491222">
    <w:abstractNumId w:val="17"/>
  </w:num>
  <w:num w:numId="8" w16cid:durableId="1740596236">
    <w:abstractNumId w:val="27"/>
  </w:num>
  <w:num w:numId="9" w16cid:durableId="352924528">
    <w:abstractNumId w:val="41"/>
  </w:num>
  <w:num w:numId="10" w16cid:durableId="1394041408">
    <w:abstractNumId w:val="7"/>
  </w:num>
  <w:num w:numId="11" w16cid:durableId="714936735">
    <w:abstractNumId w:val="42"/>
  </w:num>
  <w:num w:numId="12" w16cid:durableId="70735241">
    <w:abstractNumId w:val="16"/>
  </w:num>
  <w:num w:numId="13" w16cid:durableId="26490419">
    <w:abstractNumId w:val="34"/>
  </w:num>
  <w:num w:numId="14" w16cid:durableId="812018611">
    <w:abstractNumId w:val="8"/>
  </w:num>
  <w:num w:numId="15" w16cid:durableId="1202788191">
    <w:abstractNumId w:val="21"/>
  </w:num>
  <w:num w:numId="16" w16cid:durableId="869418133">
    <w:abstractNumId w:val="33"/>
  </w:num>
  <w:num w:numId="17" w16cid:durableId="1369841264">
    <w:abstractNumId w:val="11"/>
  </w:num>
  <w:num w:numId="18" w16cid:durableId="1338384520">
    <w:abstractNumId w:val="31"/>
  </w:num>
  <w:num w:numId="19" w16cid:durableId="1693797512">
    <w:abstractNumId w:val="9"/>
  </w:num>
  <w:num w:numId="20" w16cid:durableId="1580483954">
    <w:abstractNumId w:val="15"/>
  </w:num>
  <w:num w:numId="21" w16cid:durableId="1313488288">
    <w:abstractNumId w:val="36"/>
  </w:num>
  <w:num w:numId="22" w16cid:durableId="759637450">
    <w:abstractNumId w:val="4"/>
  </w:num>
  <w:num w:numId="23" w16cid:durableId="47345204">
    <w:abstractNumId w:val="40"/>
  </w:num>
  <w:num w:numId="24" w16cid:durableId="1901163947">
    <w:abstractNumId w:val="10"/>
  </w:num>
  <w:num w:numId="25" w16cid:durableId="927886508">
    <w:abstractNumId w:val="18"/>
  </w:num>
  <w:num w:numId="26" w16cid:durableId="1736512329">
    <w:abstractNumId w:val="29"/>
  </w:num>
  <w:num w:numId="27" w16cid:durableId="891893386">
    <w:abstractNumId w:val="0"/>
  </w:num>
  <w:num w:numId="28" w16cid:durableId="809598052">
    <w:abstractNumId w:val="2"/>
  </w:num>
  <w:num w:numId="29" w16cid:durableId="612172354">
    <w:abstractNumId w:val="30"/>
  </w:num>
  <w:num w:numId="30" w16cid:durableId="1671520604">
    <w:abstractNumId w:val="25"/>
  </w:num>
  <w:num w:numId="31" w16cid:durableId="1126238688">
    <w:abstractNumId w:val="38"/>
  </w:num>
  <w:num w:numId="32" w16cid:durableId="2051177682">
    <w:abstractNumId w:val="1"/>
  </w:num>
  <w:num w:numId="33" w16cid:durableId="1468324">
    <w:abstractNumId w:val="32"/>
  </w:num>
  <w:num w:numId="34" w16cid:durableId="1728139897">
    <w:abstractNumId w:val="3"/>
  </w:num>
  <w:num w:numId="35" w16cid:durableId="1293244406">
    <w:abstractNumId w:val="12"/>
  </w:num>
  <w:num w:numId="36" w16cid:durableId="396779201">
    <w:abstractNumId w:val="23"/>
  </w:num>
  <w:num w:numId="37" w16cid:durableId="1019508643">
    <w:abstractNumId w:val="13"/>
  </w:num>
  <w:num w:numId="38" w16cid:durableId="175845860">
    <w:abstractNumId w:val="28"/>
  </w:num>
  <w:num w:numId="39" w16cid:durableId="1667826636">
    <w:abstractNumId w:val="6"/>
  </w:num>
  <w:num w:numId="40" w16cid:durableId="248271061">
    <w:abstractNumId w:val="14"/>
  </w:num>
  <w:num w:numId="41" w16cid:durableId="1630745742">
    <w:abstractNumId w:val="19"/>
  </w:num>
  <w:num w:numId="42" w16cid:durableId="1585148467">
    <w:abstractNumId w:val="37"/>
  </w:num>
  <w:num w:numId="43" w16cid:durableId="86667824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36B"/>
    <w:rsid w:val="00023819"/>
    <w:rsid w:val="000B3E50"/>
    <w:rsid w:val="000E3386"/>
    <w:rsid w:val="002B0BE8"/>
    <w:rsid w:val="003E3B58"/>
    <w:rsid w:val="00490242"/>
    <w:rsid w:val="005735FD"/>
    <w:rsid w:val="005955FC"/>
    <w:rsid w:val="00606C21"/>
    <w:rsid w:val="006949A4"/>
    <w:rsid w:val="00781A27"/>
    <w:rsid w:val="00916268"/>
    <w:rsid w:val="0096336B"/>
    <w:rsid w:val="009C12E9"/>
    <w:rsid w:val="00A46BAF"/>
    <w:rsid w:val="00A65A46"/>
    <w:rsid w:val="00B22059"/>
    <w:rsid w:val="00C80F43"/>
    <w:rsid w:val="00D41C3F"/>
    <w:rsid w:val="00E74484"/>
    <w:rsid w:val="00EE36D1"/>
    <w:rsid w:val="00F86BDB"/>
    <w:rsid w:val="00FB53EC"/>
    <w:rsid w:val="00FE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9D5AD"/>
  <w15:chartTrackingRefBased/>
  <w15:docId w15:val="{7F5A4763-7CA3-4953-A5A1-7BF582488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3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3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3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3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3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3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3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3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3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3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3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3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33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336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33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33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33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33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3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3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3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3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3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33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33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336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3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336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33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024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5582</Words>
  <Characters>30705</Characters>
  <Application>Microsoft Office Word</Application>
  <DocSecurity>0</DocSecurity>
  <Lines>255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Maite Cabezuelos</dc:creator>
  <cp:keywords/>
  <dc:description/>
  <cp:lastModifiedBy>Maite Cabezuelos</cp:lastModifiedBy>
  <cp:revision>2</cp:revision>
  <dcterms:created xsi:type="dcterms:W3CDTF">2026-06-24T12:50:00Z</dcterms:created>
  <dcterms:modified xsi:type="dcterms:W3CDTF">2026-07-13T16:03:00Z</dcterms:modified>
</cp:coreProperties>
</file>